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C97FF" w14:textId="77777777" w:rsidR="00066D29" w:rsidRDefault="00066D29">
      <w:pPr>
        <w:pStyle w:val="Body"/>
      </w:pPr>
    </w:p>
    <w:p w14:paraId="0BDC9800" w14:textId="77777777" w:rsidR="00066D29" w:rsidRDefault="00066D29">
      <w:pPr>
        <w:pStyle w:val="Body"/>
      </w:pPr>
    </w:p>
    <w:p w14:paraId="0BDC9801" w14:textId="77777777" w:rsidR="00066D29" w:rsidRDefault="00066D29">
      <w:pPr>
        <w:pStyle w:val="Body"/>
      </w:pPr>
    </w:p>
    <w:p w14:paraId="0BDC9802" w14:textId="77777777" w:rsidR="00066D29" w:rsidRDefault="00066D29">
      <w:pPr>
        <w:pStyle w:val="Body"/>
        <w:jc w:val="both"/>
      </w:pPr>
    </w:p>
    <w:p w14:paraId="0BDC9803" w14:textId="77777777" w:rsidR="00066D29" w:rsidRDefault="00537065">
      <w:pPr>
        <w:pStyle w:val="Body"/>
        <w:jc w:val="both"/>
      </w:pPr>
      <w:r>
        <w:rPr>
          <w:noProof/>
        </w:rPr>
        <w:drawing>
          <wp:inline distT="0" distB="0" distL="0" distR="0" wp14:anchorId="0BDC9989" wp14:editId="0BDC998A">
            <wp:extent cx="1335768" cy="914316"/>
            <wp:effectExtent l="0" t="0" r="0" b="0"/>
            <wp:docPr id="1073741825" name="officeArt object" descr="officeArt object"/>
            <wp:cNvGraphicFramePr/>
            <a:graphic xmlns:a="http://schemas.openxmlformats.org/drawingml/2006/main">
              <a:graphicData uri="http://schemas.openxmlformats.org/drawingml/2006/picture">
                <pic:pic xmlns:pic="http://schemas.openxmlformats.org/drawingml/2006/picture">
                  <pic:nvPicPr>
                    <pic:cNvPr id="1073741825" name="officeArt object" descr="officeArt object"/>
                    <pic:cNvPicPr>
                      <a:picLocks noChangeAspect="1"/>
                    </pic:cNvPicPr>
                  </pic:nvPicPr>
                  <pic:blipFill>
                    <a:blip r:embed="rId7"/>
                    <a:stretch>
                      <a:fillRect/>
                    </a:stretch>
                  </pic:blipFill>
                  <pic:spPr>
                    <a:xfrm>
                      <a:off x="0" y="0"/>
                      <a:ext cx="1335768" cy="914316"/>
                    </a:xfrm>
                    <a:prstGeom prst="rect">
                      <a:avLst/>
                    </a:prstGeom>
                    <a:ln w="12700" cap="flat">
                      <a:noFill/>
                      <a:miter lim="400000"/>
                    </a:ln>
                    <a:effectLst/>
                  </pic:spPr>
                </pic:pic>
              </a:graphicData>
            </a:graphic>
          </wp:inline>
        </w:drawing>
      </w:r>
    </w:p>
    <w:p w14:paraId="0BDC9804" w14:textId="77777777" w:rsidR="00066D29" w:rsidRDefault="00066D29">
      <w:pPr>
        <w:pStyle w:val="Body"/>
        <w:jc w:val="both"/>
      </w:pPr>
    </w:p>
    <w:p w14:paraId="0BDC9805" w14:textId="77777777" w:rsidR="00066D29" w:rsidRDefault="00066D29">
      <w:pPr>
        <w:pStyle w:val="Body"/>
        <w:jc w:val="both"/>
      </w:pPr>
    </w:p>
    <w:p w14:paraId="0BDC9806" w14:textId="77777777" w:rsidR="00066D29" w:rsidRDefault="00537065">
      <w:pPr>
        <w:pStyle w:val="Body"/>
        <w:jc w:val="both"/>
      </w:pPr>
      <w:r>
        <w:rPr>
          <w:rFonts w:ascii="Arial Unicode MS" w:hAnsi="Arial Unicode MS"/>
        </w:rPr>
        <w:br w:type="column"/>
      </w:r>
    </w:p>
    <w:p w14:paraId="0BDC9807" w14:textId="77777777" w:rsidR="00066D29" w:rsidRDefault="00066D29">
      <w:pPr>
        <w:pStyle w:val="Body"/>
        <w:jc w:val="both"/>
      </w:pPr>
    </w:p>
    <w:p w14:paraId="0BDC9808" w14:textId="77777777" w:rsidR="00066D29" w:rsidRDefault="00066D29">
      <w:pPr>
        <w:pStyle w:val="Body"/>
        <w:jc w:val="both"/>
      </w:pPr>
    </w:p>
    <w:p w14:paraId="0BDC9809" w14:textId="77777777" w:rsidR="00066D29" w:rsidRDefault="00066D29">
      <w:pPr>
        <w:pStyle w:val="Body"/>
        <w:jc w:val="both"/>
      </w:pPr>
    </w:p>
    <w:p w14:paraId="0BDC980A" w14:textId="77777777" w:rsidR="00066D29" w:rsidRDefault="00066D29">
      <w:pPr>
        <w:pStyle w:val="Body"/>
        <w:ind w:left="540"/>
        <w:rPr>
          <w:rFonts w:ascii="Arial" w:hAnsi="Arial"/>
          <w:b/>
          <w:bCs/>
          <w:sz w:val="64"/>
          <w:szCs w:val="64"/>
        </w:rPr>
      </w:pPr>
    </w:p>
    <w:p w14:paraId="0BDC980B" w14:textId="77777777" w:rsidR="00066D29" w:rsidRDefault="00537065">
      <w:pPr>
        <w:pStyle w:val="Body"/>
        <w:ind w:left="540"/>
        <w:rPr>
          <w:rFonts w:ascii="Arial" w:eastAsia="Arial" w:hAnsi="Arial" w:cs="Arial"/>
          <w:b/>
          <w:bCs/>
          <w:sz w:val="44"/>
          <w:szCs w:val="44"/>
        </w:rPr>
      </w:pPr>
      <w:r>
        <w:rPr>
          <w:rFonts w:ascii="Arial" w:hAnsi="Arial"/>
          <w:b/>
          <w:bCs/>
          <w:sz w:val="44"/>
          <w:szCs w:val="44"/>
        </w:rPr>
        <w:t>Natural Language Processing</w:t>
      </w:r>
    </w:p>
    <w:p w14:paraId="0BDC980C" w14:textId="77777777" w:rsidR="00066D29" w:rsidRDefault="00066D29">
      <w:pPr>
        <w:pStyle w:val="Body"/>
        <w:ind w:left="540"/>
        <w:rPr>
          <w:b/>
          <w:bCs/>
          <w:sz w:val="32"/>
          <w:szCs w:val="32"/>
        </w:rPr>
      </w:pPr>
    </w:p>
    <w:p w14:paraId="0BDC980D" w14:textId="77777777" w:rsidR="00066D29" w:rsidRDefault="00066D29">
      <w:pPr>
        <w:pStyle w:val="Body"/>
        <w:jc w:val="center"/>
        <w:rPr>
          <w:b/>
          <w:bCs/>
          <w:sz w:val="24"/>
          <w:szCs w:val="24"/>
        </w:rPr>
      </w:pPr>
    </w:p>
    <w:p w14:paraId="0BDC980E" w14:textId="77777777" w:rsidR="00066D29" w:rsidRDefault="00066D29">
      <w:pPr>
        <w:pStyle w:val="Body"/>
        <w:ind w:left="540"/>
        <w:rPr>
          <w:sz w:val="28"/>
          <w:szCs w:val="28"/>
        </w:rPr>
      </w:pPr>
    </w:p>
    <w:p w14:paraId="0BDC980F" w14:textId="77777777" w:rsidR="00066D29" w:rsidRDefault="00066D29">
      <w:pPr>
        <w:pStyle w:val="Body"/>
        <w:ind w:left="540"/>
        <w:rPr>
          <w:sz w:val="28"/>
          <w:szCs w:val="28"/>
        </w:rPr>
      </w:pPr>
    </w:p>
    <w:p w14:paraId="0BDC9810" w14:textId="77777777" w:rsidR="00066D29" w:rsidRDefault="00066D29">
      <w:pPr>
        <w:pStyle w:val="Body"/>
        <w:ind w:left="540"/>
        <w:rPr>
          <w:sz w:val="28"/>
          <w:szCs w:val="28"/>
        </w:rPr>
      </w:pPr>
    </w:p>
    <w:p w14:paraId="0BDC9811" w14:textId="77777777" w:rsidR="00066D29" w:rsidRDefault="00537065">
      <w:pPr>
        <w:pStyle w:val="Body"/>
        <w:ind w:left="540"/>
        <w:rPr>
          <w:b/>
          <w:bCs/>
          <w:i/>
          <w:iCs/>
          <w:sz w:val="44"/>
          <w:szCs w:val="44"/>
        </w:rPr>
      </w:pPr>
      <w:r>
        <w:rPr>
          <w:b/>
          <w:bCs/>
          <w:i/>
          <w:iCs/>
          <w:sz w:val="44"/>
          <w:szCs w:val="44"/>
        </w:rPr>
        <w:t>Multi-Domain Intelligent Assistant with Supervisor Agent Architecture</w:t>
      </w:r>
      <w:r>
        <w:rPr>
          <w:b/>
          <w:bCs/>
          <w:i/>
          <w:iCs/>
          <w:sz w:val="44"/>
          <w:szCs w:val="44"/>
          <w:shd w:val="clear" w:color="auto" w:fill="5F5F5F"/>
        </w:rPr>
        <w:t> </w:t>
      </w:r>
    </w:p>
    <w:p w14:paraId="0BDC9812" w14:textId="77777777" w:rsidR="00066D29" w:rsidRDefault="00537065">
      <w:pPr>
        <w:pStyle w:val="Body"/>
        <w:ind w:left="540"/>
        <w:rPr>
          <w:b/>
          <w:bCs/>
          <w:i/>
          <w:iCs/>
          <w:sz w:val="32"/>
          <w:szCs w:val="32"/>
        </w:rPr>
      </w:pPr>
      <w:r>
        <w:rPr>
          <w:b/>
          <w:bCs/>
          <w:i/>
          <w:iCs/>
          <w:sz w:val="32"/>
          <w:szCs w:val="32"/>
        </w:rPr>
        <w:t>Team 3</w:t>
      </w:r>
    </w:p>
    <w:p w14:paraId="0BDC9813" w14:textId="77777777" w:rsidR="00066D29" w:rsidRDefault="00537065">
      <w:pPr>
        <w:pStyle w:val="Body"/>
        <w:ind w:left="540"/>
        <w:rPr>
          <w:i/>
          <w:iCs/>
          <w:sz w:val="28"/>
          <w:szCs w:val="28"/>
        </w:rPr>
      </w:pPr>
      <w:r>
        <w:rPr>
          <w:i/>
          <w:iCs/>
          <w:sz w:val="28"/>
          <w:szCs w:val="28"/>
        </w:rPr>
        <w:t>Rosh Sreedharan and Dhruv Chaudhry</w:t>
      </w:r>
    </w:p>
    <w:p w14:paraId="0BDC9814" w14:textId="77777777" w:rsidR="00066D29" w:rsidRDefault="00066D29">
      <w:pPr>
        <w:pStyle w:val="Body"/>
        <w:ind w:left="540"/>
        <w:rPr>
          <w:sz w:val="28"/>
          <w:szCs w:val="28"/>
        </w:rPr>
      </w:pPr>
    </w:p>
    <w:p w14:paraId="0BDC9815" w14:textId="77777777" w:rsidR="00066D29" w:rsidRDefault="00066D29">
      <w:pPr>
        <w:pStyle w:val="Body"/>
        <w:ind w:left="540"/>
        <w:rPr>
          <w:sz w:val="28"/>
          <w:szCs w:val="28"/>
        </w:rPr>
      </w:pPr>
    </w:p>
    <w:p w14:paraId="0BDC9816" w14:textId="77777777" w:rsidR="00066D29" w:rsidRDefault="00537065">
      <w:pPr>
        <w:pStyle w:val="Body"/>
        <w:ind w:left="540"/>
        <w:jc w:val="both"/>
        <w:rPr>
          <w:b/>
          <w:bCs/>
          <w:sz w:val="28"/>
          <w:szCs w:val="28"/>
        </w:rPr>
      </w:pPr>
      <w:r>
        <w:rPr>
          <w:b/>
          <w:bCs/>
          <w:sz w:val="28"/>
          <w:szCs w:val="28"/>
        </w:rPr>
        <w:t>School of Graduate Professional Studies</w:t>
      </w:r>
    </w:p>
    <w:p w14:paraId="0BDC9817" w14:textId="77777777" w:rsidR="00066D29" w:rsidRDefault="00537065">
      <w:pPr>
        <w:pStyle w:val="Body"/>
        <w:ind w:left="540"/>
        <w:jc w:val="both"/>
        <w:rPr>
          <w:sz w:val="28"/>
          <w:szCs w:val="28"/>
        </w:rPr>
      </w:pPr>
      <w:r>
        <w:rPr>
          <w:sz w:val="28"/>
          <w:szCs w:val="28"/>
        </w:rPr>
        <w:t>Data Analytics</w:t>
      </w:r>
    </w:p>
    <w:p w14:paraId="0BDC9818" w14:textId="77777777" w:rsidR="00066D29" w:rsidRDefault="00537065">
      <w:pPr>
        <w:pStyle w:val="Body"/>
        <w:ind w:left="540"/>
        <w:jc w:val="both"/>
        <w:rPr>
          <w:sz w:val="28"/>
          <w:szCs w:val="28"/>
        </w:rPr>
      </w:pPr>
      <w:r>
        <w:rPr>
          <w:sz w:val="28"/>
          <w:szCs w:val="28"/>
        </w:rPr>
        <w:t xml:space="preserve">AI 574 – Natural Language Processing </w:t>
      </w:r>
    </w:p>
    <w:p w14:paraId="0BDC9819" w14:textId="77777777" w:rsidR="00066D29" w:rsidRDefault="00537065">
      <w:pPr>
        <w:pStyle w:val="Body"/>
        <w:ind w:left="540"/>
        <w:jc w:val="both"/>
        <w:rPr>
          <w:sz w:val="28"/>
          <w:szCs w:val="28"/>
        </w:rPr>
      </w:pPr>
      <w:r>
        <w:rPr>
          <w:i/>
          <w:iCs/>
          <w:sz w:val="28"/>
          <w:szCs w:val="28"/>
        </w:rPr>
        <w:t>Spring 2026</w:t>
      </w:r>
    </w:p>
    <w:p w14:paraId="0BDC981A" w14:textId="77777777" w:rsidR="00066D29" w:rsidRDefault="00066D29">
      <w:pPr>
        <w:pStyle w:val="Body"/>
        <w:jc w:val="both"/>
        <w:sectPr w:rsidR="00066D29">
          <w:headerReference w:type="default" r:id="rId8"/>
          <w:footerReference w:type="default" r:id="rId9"/>
          <w:pgSz w:w="12240" w:h="15840"/>
          <w:pgMar w:top="1440" w:right="1440" w:bottom="1440" w:left="1440" w:header="720" w:footer="720" w:gutter="0"/>
          <w:pgNumType w:start="1"/>
          <w:cols w:num="2" w:space="720" w:equalWidth="0">
            <w:col w:w="2160" w:space="182"/>
            <w:col w:w="7018" w:space="0"/>
          </w:cols>
        </w:sectPr>
      </w:pPr>
    </w:p>
    <w:p w14:paraId="0BDC981B" w14:textId="77777777" w:rsidR="00066D29" w:rsidRDefault="00537065">
      <w:pPr>
        <w:pStyle w:val="Body"/>
        <w:rPr>
          <w:b/>
          <w:bCs/>
          <w:sz w:val="32"/>
          <w:szCs w:val="32"/>
        </w:rPr>
      </w:pPr>
      <w:r>
        <w:rPr>
          <w:b/>
          <w:bCs/>
          <w:sz w:val="32"/>
          <w:szCs w:val="32"/>
        </w:rPr>
        <w:lastRenderedPageBreak/>
        <w:t>Document Control</w:t>
      </w:r>
    </w:p>
    <w:p w14:paraId="0BDC981C" w14:textId="77777777" w:rsidR="00066D29" w:rsidRDefault="00066D29">
      <w:pPr>
        <w:pStyle w:val="Body"/>
      </w:pPr>
    </w:p>
    <w:p w14:paraId="0BDC981D" w14:textId="77777777" w:rsidR="00066D29" w:rsidRDefault="00537065">
      <w:pPr>
        <w:pStyle w:val="Body"/>
        <w:rPr>
          <w:b/>
          <w:bCs/>
          <w:sz w:val="32"/>
          <w:szCs w:val="32"/>
        </w:rPr>
      </w:pPr>
      <w:r>
        <w:rPr>
          <w:b/>
          <w:bCs/>
          <w:sz w:val="32"/>
          <w:szCs w:val="32"/>
        </w:rPr>
        <w:t>Work carried out by:</w:t>
      </w:r>
    </w:p>
    <w:tbl>
      <w:tblPr>
        <w:tblW w:w="928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1947"/>
        <w:gridCol w:w="4363"/>
      </w:tblGrid>
      <w:tr w:rsidR="00066D29" w14:paraId="0BDC9821" w14:textId="77777777">
        <w:trPr>
          <w:trHeight w:val="261"/>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1E" w14:textId="77777777" w:rsidR="00066D29" w:rsidRDefault="00537065">
            <w:pPr>
              <w:pStyle w:val="Body"/>
            </w:pPr>
            <w:r>
              <w:rPr>
                <w:b/>
                <w:bCs/>
              </w:rPr>
              <w:t>Name</w:t>
            </w:r>
          </w:p>
        </w:tc>
        <w:tc>
          <w:tcPr>
            <w:tcW w:w="1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1F" w14:textId="77777777" w:rsidR="00066D29" w:rsidRDefault="00537065">
            <w:pPr>
              <w:pStyle w:val="Body"/>
            </w:pPr>
            <w:r>
              <w:rPr>
                <w:b/>
                <w:bCs/>
              </w:rPr>
              <w:t>Email Address</w:t>
            </w:r>
          </w:p>
        </w:tc>
        <w:tc>
          <w:tcPr>
            <w:tcW w:w="43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0" w14:textId="77777777" w:rsidR="00066D29" w:rsidRDefault="00537065">
            <w:pPr>
              <w:pStyle w:val="Body"/>
            </w:pPr>
            <w:r>
              <w:rPr>
                <w:b/>
                <w:bCs/>
              </w:rPr>
              <w:t xml:space="preserve">Exhaustive list of Tasks </w:t>
            </w:r>
          </w:p>
        </w:tc>
      </w:tr>
      <w:tr w:rsidR="00066D29" w14:paraId="0BDC9825" w14:textId="77777777">
        <w:trPr>
          <w:trHeight w:val="270"/>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2" w14:textId="77777777" w:rsidR="00066D29" w:rsidRDefault="00537065">
            <w:r>
              <w:rPr>
                <w:rFonts w:cs="Arial Unicode MS"/>
                <w:color w:val="000000"/>
                <w:sz w:val="22"/>
                <w:szCs w:val="22"/>
                <w:u w:color="000000"/>
                <w14:textOutline w14:w="0" w14:cap="flat" w14:cmpd="sng" w14:algn="ctr">
                  <w14:noFill/>
                  <w14:prstDash w14:val="solid"/>
                  <w14:bevel/>
                </w14:textOutline>
              </w:rPr>
              <w:t>Dhruv Chaudhry</w:t>
            </w:r>
          </w:p>
        </w:tc>
        <w:tc>
          <w:tcPr>
            <w:tcW w:w="1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3" w14:textId="77777777" w:rsidR="00066D29" w:rsidRDefault="00537065">
            <w:hyperlink r:id="rId10" w:history="1">
              <w:r>
                <w:rPr>
                  <w:rStyle w:val="Hyperlink0"/>
                  <w:rFonts w:cs="Arial Unicode MS"/>
                  <w:sz w:val="22"/>
                  <w:szCs w:val="22"/>
                  <w14:textOutline w14:w="0" w14:cap="flat" w14:cmpd="sng" w14:algn="ctr">
                    <w14:noFill/>
                    <w14:prstDash w14:val="solid"/>
                    <w14:bevel/>
                  </w14:textOutline>
                </w:rPr>
                <w:t>dqc5618@psu.edu</w:t>
              </w:r>
            </w:hyperlink>
          </w:p>
        </w:tc>
        <w:tc>
          <w:tcPr>
            <w:tcW w:w="43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4" w14:textId="77777777" w:rsidR="00066D29" w:rsidRDefault="00537065">
            <w:pPr>
              <w:pStyle w:val="Body"/>
              <w:rPr>
                <w:ins w:id="1013" w:author="Claude" w:date="2026-05-01T00:00:00Z"/>
              </w:rPr>
            </w:pPr>
            <w:ins w:id="1014" w:author="Claude" w:date="2026-05-01T00:00:00Z">
              <w:r>
                <w:t xml:space="preserve">[Dhruv to fill in: data preprocessing, indexing, demos, slides, etc.]</w:t>
              </w:r>
            </w:ins>
          </w:p>
        </w:tc>
      </w:tr>
      <w:tr w:rsidR="00066D29" w14:paraId="0BDC9829" w14:textId="77777777">
        <w:trPr>
          <w:trHeight w:val="270"/>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6" w14:textId="77777777" w:rsidR="00066D29" w:rsidRDefault="00537065">
            <w:pPr>
              <w:pStyle w:val="Body"/>
              <w:rPr>
                <w:ins w:id="1007" w:author="Claude" w:date="2026-05-01T00:00:00Z"/>
              </w:rPr>
            </w:pPr>
            <w:ins w:id="1008" w:author="Claude" w:date="2026-05-01T00:00:00Z">
              <w:r>
                <w:t xml:space="preserve">Rosh Sreedharan</w:t>
              </w:r>
            </w:ins>
          </w:p>
        </w:tc>
        <w:tc>
          <w:tcPr>
            <w:tcW w:w="1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7" w14:textId="77777777" w:rsidR="00066D29" w:rsidRDefault="00537065">
            <w:pPr>
              <w:pStyle w:val="Body"/>
              <w:rPr>
                <w:ins w:id="1009" w:author="Claude" w:date="2026-05-01T00:00:00Z"/>
              </w:rPr>
            </w:pPr>
            <w:ins w:id="1010" w:author="Claude" w:date="2026-05-01T00:00:00Z">
              <w:r>
                <w:t xml:space="preserve">rosh.sreedharan@gmail.com</w:t>
              </w:r>
            </w:ins>
          </w:p>
        </w:tc>
        <w:tc>
          <w:tcPr>
            <w:tcW w:w="43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8" w14:textId="77777777" w:rsidR="00066D29" w:rsidRDefault="00537065">
            <w:pPr>
              <w:pStyle w:val="Body"/>
              <w:rPr>
                <w:ins w:id="1011" w:author="Claude" w:date="2026-05-01T00:00:00Z"/>
              </w:rPr>
            </w:pPr>
            <w:ins w:id="1012" w:author="Claude" w:date="2026-05-01T00:00:00Z">
              <w:r>
                <w:t xml:space="preserve">Notebook architecture, CRAG pipeline, evaluation harness, results writeup</w:t>
              </w:r>
            </w:ins>
          </w:p>
        </w:tc>
      </w:tr>
      <w:tr w:rsidR="00066D29" w14:paraId="0BDC982D" w14:textId="77777777">
        <w:trPr>
          <w:trHeight w:val="270"/>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A" w14:textId="77777777" w:rsidR="00066D29" w:rsidRDefault="00066D29"/>
        </w:tc>
        <w:tc>
          <w:tcPr>
            <w:tcW w:w="1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B" w14:textId="77777777" w:rsidR="00066D29" w:rsidRDefault="00066D29"/>
        </w:tc>
        <w:tc>
          <w:tcPr>
            <w:tcW w:w="43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C" w14:textId="77777777" w:rsidR="00066D29" w:rsidRDefault="00066D29"/>
        </w:tc>
      </w:tr>
    </w:tbl>
    <w:p w14:paraId="0BDC982E" w14:textId="77777777" w:rsidR="00066D29" w:rsidRDefault="00066D29">
      <w:pPr>
        <w:pStyle w:val="Body"/>
        <w:widowControl w:val="0"/>
        <w:ind w:left="108" w:hanging="108"/>
        <w:rPr>
          <w:b/>
          <w:bCs/>
          <w:sz w:val="32"/>
          <w:szCs w:val="32"/>
        </w:rPr>
      </w:pPr>
    </w:p>
    <w:p w14:paraId="0BDC982F" w14:textId="77777777" w:rsidR="00066D29" w:rsidRDefault="00066D29">
      <w:pPr>
        <w:pStyle w:val="Heading2"/>
        <w:widowControl w:val="0"/>
      </w:pPr>
    </w:p>
    <w:p w14:paraId="0BDC9830" w14:textId="77777777" w:rsidR="00066D29" w:rsidRDefault="00066D29">
      <w:pPr>
        <w:pStyle w:val="Body"/>
      </w:pPr>
    </w:p>
    <w:p w14:paraId="0BDC9831" w14:textId="77777777" w:rsidR="00066D29" w:rsidRDefault="00537065">
      <w:pPr>
        <w:pStyle w:val="Body"/>
        <w:rPr>
          <w:b/>
          <w:bCs/>
          <w:sz w:val="32"/>
          <w:szCs w:val="32"/>
        </w:rPr>
      </w:pPr>
      <w:r>
        <w:rPr>
          <w:b/>
          <w:bCs/>
          <w:sz w:val="32"/>
          <w:szCs w:val="32"/>
        </w:rPr>
        <w:t>Revision Sheet</w:t>
      </w:r>
    </w:p>
    <w:p w14:paraId="0BDC9832" w14:textId="77777777" w:rsidR="00066D29" w:rsidRDefault="00066D29">
      <w:pPr>
        <w:pStyle w:val="Body"/>
        <w:widowControl w:val="0"/>
        <w:jc w:val="both"/>
      </w:pPr>
    </w:p>
    <w:tbl>
      <w:tblPr>
        <w:tblW w:w="9326" w:type="dxa"/>
        <w:tblInd w:w="2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16"/>
        <w:gridCol w:w="7110"/>
      </w:tblGrid>
      <w:tr w:rsidR="00066D29" w14:paraId="0BDC9835" w14:textId="77777777">
        <w:trPr>
          <w:trHeight w:val="261"/>
        </w:trPr>
        <w:tc>
          <w:tcPr>
            <w:tcW w:w="2216" w:type="dxa"/>
            <w:tcBorders>
              <w:top w:val="single" w:sz="6" w:space="0" w:color="000000"/>
              <w:left w:val="single" w:sz="6" w:space="0" w:color="000000"/>
              <w:bottom w:val="single" w:sz="6" w:space="0" w:color="000000"/>
              <w:right w:val="single" w:sz="6" w:space="0" w:color="000000"/>
            </w:tcBorders>
            <w:shd w:val="clear" w:color="auto" w:fill="CCCCCC"/>
            <w:tcMar>
              <w:top w:w="80" w:type="dxa"/>
              <w:left w:w="80" w:type="dxa"/>
              <w:bottom w:w="80" w:type="dxa"/>
              <w:right w:w="80" w:type="dxa"/>
            </w:tcMar>
          </w:tcPr>
          <w:p w14:paraId="0BDC9833" w14:textId="77777777" w:rsidR="00066D29" w:rsidRDefault="00537065">
            <w:pPr>
              <w:pStyle w:val="Body"/>
              <w:jc w:val="both"/>
            </w:pPr>
            <w:r>
              <w:rPr>
                <w:b/>
                <w:bCs/>
              </w:rPr>
              <w:t>Date</w:t>
            </w:r>
          </w:p>
        </w:tc>
        <w:tc>
          <w:tcPr>
            <w:tcW w:w="7110" w:type="dxa"/>
            <w:tcBorders>
              <w:top w:val="single" w:sz="6" w:space="0" w:color="000000"/>
              <w:left w:val="single" w:sz="6" w:space="0" w:color="000000"/>
              <w:bottom w:val="single" w:sz="6" w:space="0" w:color="000000"/>
              <w:right w:val="single" w:sz="6" w:space="0" w:color="000000"/>
            </w:tcBorders>
            <w:shd w:val="clear" w:color="auto" w:fill="CCCCCC"/>
            <w:tcMar>
              <w:top w:w="80" w:type="dxa"/>
              <w:left w:w="80" w:type="dxa"/>
              <w:bottom w:w="80" w:type="dxa"/>
              <w:right w:w="80" w:type="dxa"/>
            </w:tcMar>
          </w:tcPr>
          <w:p w14:paraId="0BDC9834" w14:textId="77777777" w:rsidR="00066D29" w:rsidRDefault="00537065">
            <w:pPr>
              <w:pStyle w:val="Body"/>
              <w:jc w:val="both"/>
            </w:pPr>
            <w:r>
              <w:rPr>
                <w:b/>
                <w:bCs/>
              </w:rPr>
              <w:t>Revision Description</w:t>
            </w:r>
          </w:p>
        </w:tc>
      </w:tr>
      <w:tr w:rsidR="00066D29" w14:paraId="0BDC9838"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6" w14:textId="77777777" w:rsidR="00066D29" w:rsidRDefault="00537065">
            <w:pPr>
              <w:pStyle w:val="Body"/>
              <w:rPr>
                <w:ins w:id="1015" w:author="Claude" w:date="2026-05-01T00:00:00Z"/>
              </w:rPr>
            </w:pPr>
            <w:ins w:id="1016" w:author="Claude" w:date="2026-05-01T00:00:00Z">
              <w:r>
                <w:t xml:space="preserve">2026-05-01</w:t>
              </w:r>
            </w:ins>
          </w:p>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7" w14:textId="77777777" w:rsidR="00066D29" w:rsidRDefault="00537065">
            <w:pPr>
              <w:pStyle w:val="Body"/>
              <w:rPr>
                <w:ins w:id="1017" w:author="Claude" w:date="2026-05-01T00:00:00Z"/>
              </w:rPr>
            </w:pPr>
            <w:ins w:id="1018" w:author="Claude" w:date="2026-05-01T00:00:00Z">
              <w:r>
                <w:t xml:space="preserve">Drafted §7 Results, §8 Discussion, §9 Feedback, §10 References; minor fixes to TOC casing and Methodology LLM line.</w:t>
              </w:r>
            </w:ins>
          </w:p>
        </w:tc>
      </w:tr>
      <w:tr w:rsidR="00066D29" w14:paraId="0BDC983B"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9"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A" w14:textId="77777777" w:rsidR="00066D29" w:rsidRDefault="00066D29"/>
        </w:tc>
      </w:tr>
      <w:tr w:rsidR="00066D29" w14:paraId="0BDC983E"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C"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D" w14:textId="77777777" w:rsidR="00066D29" w:rsidRDefault="00066D29"/>
        </w:tc>
      </w:tr>
      <w:tr w:rsidR="00066D29" w14:paraId="0BDC9841"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F"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0" w14:textId="77777777" w:rsidR="00066D29" w:rsidRDefault="00066D29"/>
        </w:tc>
      </w:tr>
      <w:tr w:rsidR="00066D29" w14:paraId="0BDC9844"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2"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3" w14:textId="77777777" w:rsidR="00066D29" w:rsidRDefault="00066D29"/>
        </w:tc>
      </w:tr>
      <w:tr w:rsidR="00066D29" w14:paraId="0BDC9847"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5"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6" w14:textId="77777777" w:rsidR="00066D29" w:rsidRDefault="00066D29"/>
        </w:tc>
      </w:tr>
      <w:tr w:rsidR="00066D29" w14:paraId="0BDC984A"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8"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9" w14:textId="77777777" w:rsidR="00066D29" w:rsidRDefault="00066D29"/>
        </w:tc>
      </w:tr>
    </w:tbl>
    <w:p w14:paraId="0BDC984B" w14:textId="77777777" w:rsidR="00066D29" w:rsidRDefault="00066D29">
      <w:pPr>
        <w:pStyle w:val="Body"/>
        <w:widowControl w:val="0"/>
        <w:ind w:left="116" w:hanging="116"/>
        <w:jc w:val="both"/>
      </w:pPr>
    </w:p>
    <w:p w14:paraId="0BDC984C" w14:textId="77777777" w:rsidR="00066D29" w:rsidRDefault="00066D29">
      <w:pPr>
        <w:pStyle w:val="Body"/>
        <w:widowControl w:val="0"/>
        <w:jc w:val="both"/>
      </w:pPr>
    </w:p>
    <w:p w14:paraId="0BDC984D" w14:textId="77777777" w:rsidR="00066D29" w:rsidRDefault="00066D29">
      <w:pPr>
        <w:pStyle w:val="Body"/>
        <w:jc w:val="both"/>
      </w:pPr>
    </w:p>
    <w:p w14:paraId="0BDC984E" w14:textId="77777777" w:rsidR="00066D29" w:rsidRDefault="00066D29">
      <w:pPr>
        <w:pStyle w:val="Body"/>
        <w:jc w:val="both"/>
      </w:pPr>
    </w:p>
    <w:p w14:paraId="0BDC984F" w14:textId="77777777" w:rsidR="00066D29" w:rsidRDefault="00066D29">
      <w:pPr>
        <w:pStyle w:val="Body"/>
        <w:jc w:val="both"/>
      </w:pPr>
    </w:p>
    <w:p w14:paraId="0BDC9850" w14:textId="77777777" w:rsidR="00066D29" w:rsidRDefault="00066D29">
      <w:pPr>
        <w:pStyle w:val="Body"/>
        <w:jc w:val="both"/>
        <w:sectPr w:rsidR="00066D29">
          <w:headerReference w:type="default" r:id="rId11"/>
          <w:footerReference w:type="default" r:id="rId12"/>
          <w:pgSz w:w="12240" w:h="15840"/>
          <w:pgMar w:top="1440" w:right="1440" w:bottom="1440" w:left="1440" w:header="720" w:footer="720" w:gutter="0"/>
          <w:pgNumType w:start="1"/>
          <w:cols w:space="720"/>
        </w:sectPr>
      </w:pPr>
    </w:p>
    <w:p w14:paraId="0BDC9851" w14:textId="77777777" w:rsidR="00066D29" w:rsidRDefault="00066D29">
      <w:pPr>
        <w:pStyle w:val="Body"/>
      </w:pPr>
    </w:p>
    <w:p w14:paraId="0BDC9852" w14:textId="77777777" w:rsidR="00066D29" w:rsidRDefault="00066D29">
      <w:pPr>
        <w:pStyle w:val="Body"/>
      </w:pPr>
    </w:p>
    <w:p w14:paraId="0BDC9853" w14:textId="77777777" w:rsidR="00066D29" w:rsidRDefault="00066D29">
      <w:pPr>
        <w:pStyle w:val="Body"/>
        <w:jc w:val="center"/>
        <w:rPr>
          <w:b/>
          <w:bCs/>
          <w:sz w:val="28"/>
          <w:szCs w:val="28"/>
        </w:rPr>
      </w:pPr>
    </w:p>
    <w:p w14:paraId="0BDC9854" w14:textId="77777777" w:rsidR="00066D29" w:rsidRDefault="00537065">
      <w:pPr>
        <w:pStyle w:val="Body"/>
        <w:jc w:val="center"/>
        <w:rPr>
          <w:b/>
          <w:bCs/>
          <w:sz w:val="28"/>
          <w:szCs w:val="28"/>
        </w:rPr>
      </w:pPr>
      <w:r>
        <w:rPr>
          <w:b/>
          <w:bCs/>
          <w:sz w:val="28"/>
          <w:szCs w:val="28"/>
        </w:rPr>
        <w:t>TABLE OF CONTENTS</w:t>
      </w:r>
    </w:p>
    <w:p w14:paraId="0BDC9855" w14:textId="77777777" w:rsidR="00066D29" w:rsidRDefault="00066D29">
      <w:pPr>
        <w:pStyle w:val="Body"/>
        <w:jc w:val="both"/>
        <w:rPr>
          <w:b/>
          <w:bCs/>
          <w:sz w:val="28"/>
          <w:szCs w:val="28"/>
        </w:rPr>
      </w:pPr>
    </w:p>
    <w:p w14:paraId="0BDC9856" w14:textId="77777777" w:rsidR="00066D29" w:rsidRDefault="00537065">
      <w:pPr>
        <w:pStyle w:val="ListParagraph"/>
        <w:jc w:val="both"/>
      </w:pPr>
      <w:r>
        <w:fldChar w:fldCharType="begin"/>
        <w:instrText xml:space="preserve"> TOC \o 1-2 </w:instrText>
        <w:fldChar w:fldCharType="separate"/>
      </w:r>
    </w:p>
    <w:p w14:paraId="0BDC9857" w14:textId="77777777" w:rsidR="00066D29" w:rsidRDefault="00537065">
      <w:pPr>
        <w:pStyle w:val="TOC1"/>
        <w:numPr>
          <w:ilvl w:val="0"/>
          <w:numId w:val="1"/>
        </w:numPr>
      </w:pPr>
      <w:r>
        <w:rPr>
          <w:rFonts w:eastAsia="Arial Unicode MS" w:cs="Arial Unicode MS"/>
        </w:rPr>
        <w:t>Introduction</w:t>
        <w:tab/>
      </w:r>
      <w:r>
        <w:fldChar w:fldCharType="begin"/>
        <w:instrText xml:space="preserve"> PAGEREF _Toc \h </w:instrText>
        <w:fldChar w:fldCharType="separate"/>
      </w:r>
      <w:r>
        <w:rPr>
          <w:rFonts w:eastAsia="Arial Unicode MS" w:cs="Arial Unicode MS"/>
        </w:rPr>
        <w:t>3</w:t>
      </w:r>
      <w:r>
        <w:fldChar w:fldCharType="end"/>
      </w:r>
    </w:p>
    <w:p w14:paraId="0BDC9858" w14:textId="77777777" w:rsidR="00066D29" w:rsidRDefault="00537065">
      <w:pPr>
        <w:pStyle w:val="TOC1"/>
        <w:numPr>
          <w:ilvl w:val="0"/>
          <w:numId w:val="2"/>
        </w:numPr>
      </w:pPr>
      <w:r>
        <w:rPr>
          <w:rFonts w:eastAsia="Arial Unicode MS" w:cs="Arial Unicode MS"/>
        </w:rPr>
        <w:t>Problem Statement</w:t>
        <w:tab/>
      </w:r>
      <w:r>
        <w:fldChar w:fldCharType="begin"/>
        <w:instrText xml:space="preserve"> PAGEREF _Toc1 \h </w:instrText>
        <w:fldChar w:fldCharType="separate"/>
      </w:r>
      <w:r>
        <w:rPr>
          <w:rFonts w:eastAsia="Arial Unicode MS" w:cs="Arial Unicode MS"/>
        </w:rPr>
        <w:t>3</w:t>
      </w:r>
      <w:r>
        <w:fldChar w:fldCharType="end"/>
      </w:r>
    </w:p>
    <w:p w14:paraId="0BDC9859" w14:textId="77777777" w:rsidR="00066D29" w:rsidRDefault="00537065">
      <w:pPr>
        <w:pStyle w:val="TOC1"/>
        <w:numPr>
          <w:ilvl w:val="0"/>
          <w:numId w:val="3"/>
        </w:numPr>
      </w:pPr>
      <w:r>
        <w:rPr>
          <w:rFonts w:eastAsia="Arial Unicode MS" w:cs="Arial Unicode MS"/>
        </w:rPr>
        <w:t>Challenges</w:t>
        <w:tab/>
      </w:r>
      <w:r>
        <w:fldChar w:fldCharType="begin"/>
        <w:instrText xml:space="preserve"> PAGEREF _Toc2 \h </w:instrText>
        <w:fldChar w:fldCharType="separate"/>
      </w:r>
      <w:r>
        <w:rPr>
          <w:rFonts w:eastAsia="Arial Unicode MS" w:cs="Arial Unicode MS"/>
        </w:rPr>
        <w:t>3</w:t>
      </w:r>
      <w:r>
        <w:fldChar w:fldCharType="end"/>
      </w:r>
    </w:p>
    <w:p w14:paraId="0BDC985A" w14:textId="77777777" w:rsidR="00066D29" w:rsidRDefault="00537065">
      <w:pPr>
        <w:pStyle w:val="TOC2"/>
        <w:numPr>
          <w:ilvl w:val="1"/>
          <w:numId w:val="1"/>
        </w:numPr>
      </w:pPr>
      <w:r>
        <w:rPr>
          <w:rFonts w:eastAsia="Arial Unicode MS" w:cs="Arial Unicode MS"/>
        </w:rPr>
        <w:t>RELATED WORKS</w:t>
        <w:tab/>
      </w:r>
      <w:r>
        <w:fldChar w:fldCharType="begin"/>
        <w:instrText xml:space="preserve"> PAGEREF _Toc3 \h </w:instrText>
        <w:fldChar w:fldCharType="separate"/>
      </w:r>
      <w:r>
        <w:rPr>
          <w:rFonts w:eastAsia="Arial Unicode MS" w:cs="Arial Unicode MS"/>
        </w:rPr>
        <w:t>3</w:t>
      </w:r>
      <w:r>
        <w:fldChar w:fldCharType="end"/>
      </w:r>
    </w:p>
    <w:p w14:paraId="0BDC985B" w14:textId="77777777" w:rsidR="00066D29" w:rsidRDefault="00537065">
      <w:pPr>
        <w:pStyle w:val="TOC2"/>
        <w:numPr>
          <w:ilvl w:val="1"/>
          <w:numId w:val="4"/>
        </w:numPr>
      </w:pPr>
      <w:r>
        <w:rPr>
          <w:rFonts w:eastAsia="Arial Unicode MS" w:cs="Arial Unicode MS"/>
        </w:rPr>
        <w:t>IMPORTANCE AND IMPACTS</w:t>
        <w:tab/>
      </w:r>
      <w:r>
        <w:fldChar w:fldCharType="begin"/>
        <w:instrText xml:space="preserve"> PAGEREF _Toc4 \h </w:instrText>
        <w:fldChar w:fldCharType="separate"/>
      </w:r>
      <w:r>
        <w:rPr>
          <w:rFonts w:eastAsia="Arial Unicode MS" w:cs="Arial Unicode MS"/>
        </w:rPr>
        <w:t>4</w:t>
      </w:r>
      <w:r>
        <w:fldChar w:fldCharType="end"/>
      </w:r>
    </w:p>
    <w:p w14:paraId="0BDC985C" w14:textId="77777777" w:rsidR="00066D29" w:rsidRDefault="00537065">
      <w:pPr>
        <w:pStyle w:val="TOC1"/>
        <w:numPr>
          <w:ilvl w:val="0"/>
          <w:numId w:val="5"/>
        </w:numPr>
      </w:pPr>
      <w:r>
        <w:rPr>
          <w:rFonts w:eastAsia="Arial Unicode MS" w:cs="Arial Unicode MS"/>
        </w:rPr>
        <w:t>Data Collection</w:t>
        <w:tab/>
      </w:r>
      <w:r>
        <w:fldChar w:fldCharType="begin"/>
        <w:instrText xml:space="preserve"> PAGEREF _Toc5 \h </w:instrText>
        <w:fldChar w:fldCharType="separate"/>
      </w:r>
      <w:r>
        <w:rPr>
          <w:rFonts w:eastAsia="Arial Unicode MS" w:cs="Arial Unicode MS"/>
        </w:rPr>
        <w:t>5</w:t>
      </w:r>
      <w:r>
        <w:fldChar w:fldCharType="end"/>
      </w:r>
    </w:p>
    <w:p w14:paraId="0BDC985D" w14:textId="77777777" w:rsidR="00066D29" w:rsidRDefault="00537065">
      <w:pPr>
        <w:pStyle w:val="TOC1"/>
        <w:numPr>
          <w:ilvl w:val="0"/>
          <w:numId w:val="6"/>
        </w:numPr>
      </w:pPr>
      <w:r>
        <w:rPr>
          <w:rFonts w:eastAsia="Arial Unicode MS" w:cs="Arial Unicode MS"/>
        </w:rPr>
        <w:t>Data Preprocessing</w:t>
        <w:tab/>
      </w:r>
      <w:r>
        <w:fldChar w:fldCharType="begin"/>
        <w:instrText xml:space="preserve"> PAGEREF _Toc6 \h </w:instrText>
        <w:fldChar w:fldCharType="separate"/>
      </w:r>
      <w:r>
        <w:rPr>
          <w:rFonts w:eastAsia="Arial Unicode MS" w:cs="Arial Unicode MS"/>
        </w:rPr>
        <w:t>6</w:t>
      </w:r>
      <w:r>
        <w:fldChar w:fldCharType="end"/>
      </w:r>
    </w:p>
    <w:p w14:paraId="0BDC985E" w14:textId="77777777" w:rsidR="00066D29" w:rsidRDefault="00537065">
      <w:pPr>
        <w:pStyle w:val="TOC1"/>
        <w:numPr>
          <w:ilvl w:val="0"/>
          <w:numId w:val="7"/>
        </w:numPr>
      </w:pPr>
      <w:r>
        <w:rPr>
          <w:rFonts w:eastAsia="Arial Unicode MS" w:cs="Arial Unicode MS"/>
        </w:rPr>
        <w:t>Methodology</w:t>
        <w:tab/>
      </w:r>
      <w:r>
        <w:fldChar w:fldCharType="begin"/>
        <w:instrText xml:space="preserve"> PAGEREF _Toc7 \h </w:instrText>
        <w:fldChar w:fldCharType="separate"/>
      </w:r>
      <w:r>
        <w:rPr>
          <w:rFonts w:eastAsia="Arial Unicode MS" w:cs="Arial Unicode MS"/>
        </w:rPr>
        <w:t>8</w:t>
      </w:r>
      <w:r>
        <w:fldChar w:fldCharType="end"/>
      </w:r>
    </w:p>
    <w:p w14:paraId="0BDC985F" w14:textId="77777777" w:rsidR="00066D29" w:rsidRDefault="00537065">
      <w:pPr>
        <w:pStyle w:val="TOC1"/>
        <w:numPr>
          <w:ilvl w:val="0"/>
          <w:numId w:val="8"/>
        </w:numPr>
      </w:pPr>
      <w:del w:id="1001" w:author="Claude" w:date="2026-05-01T00:00:00Z">
        <w:r>
          <w:rPr>
            <w:rFonts w:eastAsia="Arial Unicode MS" w:cs="Arial Unicode MS"/>
          </w:rPr>
          <w:delText>Results and INterpretation</w:delText>
        </w:r>
      </w:del>
      <w:ins w:id="1002" w:author="Claude" w:date="2026-05-01T00:00:00Z">
        <w:r>
          <w:rPr>
            <w:rFonts w:eastAsia="Arial Unicode MS" w:cs="Arial Unicode MS"/>
          </w:rPr>
          <w:t>Results and Interpretation</w:t>
        </w:r>
      </w:ins>
      <w:r>
        <w:rPr>
          <w:rFonts w:eastAsia="Arial Unicode MS" w:cs="Arial Unicode MS"/>
        </w:rPr>
        <w:tab/>
      </w:r>
      <w:r>
        <w:fldChar w:fldCharType="begin"/>
        <w:instrText xml:space="preserve"> PAGEREF _Toc8 \h </w:instrText>
        <w:fldChar w:fldCharType="separate"/>
      </w:r>
      <w:r>
        <w:rPr>
          <w:rFonts w:eastAsia="Arial Unicode MS" w:cs="Arial Unicode MS"/>
        </w:rPr>
        <w:t>9</w:t>
      </w:r>
      <w:r>
        <w:fldChar w:fldCharType="end"/>
      </w:r>
    </w:p>
    <w:p w14:paraId="0BDC9860" w14:textId="77777777" w:rsidR="00066D29" w:rsidRDefault="00537065">
      <w:pPr>
        <w:pStyle w:val="TOC1"/>
        <w:numPr>
          <w:ilvl w:val="0"/>
          <w:numId w:val="9"/>
        </w:numPr>
      </w:pPr>
      <w:r>
        <w:rPr>
          <w:rFonts w:eastAsia="Arial Unicode MS" w:cs="Arial Unicode MS"/>
        </w:rPr>
        <w:t>Discussion of Results</w:t>
        <w:tab/>
      </w:r>
      <w:r>
        <w:fldChar w:fldCharType="begin"/>
        <w:instrText xml:space="preserve"> PAGEREF _Toc9 \h </w:instrText>
        <w:fldChar w:fldCharType="separate"/>
      </w:r>
      <w:r>
        <w:rPr>
          <w:rFonts w:eastAsia="Arial Unicode MS" w:cs="Arial Unicode MS"/>
        </w:rPr>
        <w:t>10</w:t>
      </w:r>
      <w:r>
        <w:fldChar w:fldCharType="end"/>
      </w:r>
    </w:p>
    <w:p w14:paraId="0BDC9861" w14:textId="77777777" w:rsidR="00066D29" w:rsidRDefault="00537065">
      <w:pPr>
        <w:pStyle w:val="TOC1"/>
        <w:numPr>
          <w:ilvl w:val="0"/>
          <w:numId w:val="10"/>
        </w:numPr>
      </w:pPr>
      <w:r>
        <w:rPr>
          <w:rFonts w:eastAsia="Arial Unicode MS" w:cs="Arial Unicode MS"/>
        </w:rPr>
        <w:t>Your Feedback</w:t>
        <w:tab/>
      </w:r>
      <w:r>
        <w:fldChar w:fldCharType="begin"/>
        <w:instrText xml:space="preserve"> PAGEREF _Toc10 \h </w:instrText>
        <w:fldChar w:fldCharType="separate"/>
      </w:r>
      <w:r>
        <w:rPr>
          <w:rFonts w:eastAsia="Arial Unicode MS" w:cs="Arial Unicode MS"/>
        </w:rPr>
        <w:t>10</w:t>
      </w:r>
      <w:r>
        <w:fldChar w:fldCharType="end"/>
      </w:r>
    </w:p>
    <w:p w14:paraId="0BDC9862" w14:textId="77777777" w:rsidR="00066D29" w:rsidRDefault="00537065">
      <w:pPr>
        <w:pStyle w:val="TOC1"/>
        <w:numPr>
          <w:ilvl w:val="0"/>
          <w:numId w:val="11"/>
        </w:numPr>
      </w:pPr>
      <w:r>
        <w:rPr>
          <w:rFonts w:eastAsia="Arial Unicode MS" w:cs="Arial Unicode MS"/>
        </w:rPr>
        <w:t>References</w:t>
        <w:tab/>
      </w:r>
      <w:r>
        <w:fldChar w:fldCharType="begin"/>
        <w:instrText xml:space="preserve"> PAGEREF _Toc11 \h </w:instrText>
        <w:fldChar w:fldCharType="separate"/>
      </w:r>
      <w:r>
        <w:rPr>
          <w:rFonts w:eastAsia="Arial Unicode MS" w:cs="Arial Unicode MS"/>
        </w:rPr>
        <w:t>10</w:t>
      </w:r>
      <w:r>
        <w:fldChar w:fldCharType="end"/>
      </w:r>
    </w:p>
    <w:p w14:paraId="0BDC9863" w14:textId="77777777" w:rsidR="00066D29" w:rsidRDefault="00537065">
      <w:pPr>
        <w:jc w:val="both"/>
        <w:rPr>
          <w:b/>
          <w:bCs/>
          <w:sz w:val="28"/>
          <w:szCs w:val="28"/>
        </w:rPr>
      </w:pPr>
      <w:r>
        <w:fldChar w:fldCharType="end"/>
      </w:r>
    </w:p>
    <w:p w14:paraId="0BDC9864" w14:textId="77777777" w:rsidR="00066D29" w:rsidRDefault="00537065">
      <w:pPr>
        <w:pStyle w:val="Body"/>
        <w:spacing w:after="200" w:line="276" w:lineRule="auto"/>
      </w:pPr>
      <w:r>
        <w:rPr>
          <w:rFonts w:ascii="Arial Unicode MS" w:hAnsi="Arial Unicode MS"/>
          <w:sz w:val="28"/>
          <w:szCs w:val="28"/>
        </w:rPr>
        <w:br w:type="page"/>
      </w:r>
    </w:p>
    <w:p w14:paraId="0BDC9865" w14:textId="77777777" w:rsidR="00066D29" w:rsidRDefault="00066D29">
      <w:pPr>
        <w:pStyle w:val="ListParagraph"/>
        <w:jc w:val="both"/>
        <w:rPr>
          <w:b/>
          <w:bCs/>
          <w:sz w:val="28"/>
          <w:szCs w:val="28"/>
        </w:rPr>
      </w:pPr>
    </w:p>
    <w:p w14:paraId="0BDC9866" w14:textId="77777777" w:rsidR="00066D29" w:rsidRDefault="00537065">
      <w:pPr>
        <w:pStyle w:val="Heading"/>
        <w:numPr>
          <w:ilvl w:val="0"/>
          <w:numId w:val="13"/>
        </w:numPr>
      </w:pPr>
      <w:bookmarkStart w:id="0" w:name="_Toc"/>
      <w:r>
        <w:rPr>
          <w:rFonts w:eastAsia="Arial Unicode MS" w:cs="Arial Unicode MS"/>
          <w:lang w:val="fr-FR"/>
        </w:rPr>
        <w:t>Introduction</w:t>
      </w:r>
      <w:bookmarkEnd w:id="0"/>
    </w:p>
    <w:p w14:paraId="0BDC9867" w14:textId="77777777" w:rsidR="00066D29" w:rsidRDefault="00537065">
      <w:pPr>
        <w:pStyle w:val="ListParagraph"/>
        <w:numPr>
          <w:ilvl w:val="0"/>
          <w:numId w:val="15"/>
        </w:numPr>
        <w:jc w:val="both"/>
        <w:rPr>
          <w:b/>
          <w:bCs/>
          <w:sz w:val="24"/>
          <w:szCs w:val="24"/>
        </w:rPr>
      </w:pPr>
      <w:r>
        <w:rPr>
          <w:sz w:val="24"/>
          <w:szCs w:val="24"/>
        </w:rPr>
        <w:t xml:space="preserve">Natural language processing systems have overtime evolved from simple question-answering tools to complex assistants capable of multi-step reasoning for retrieval, and decision making processes. Traditional Retrieval-Augmented Generation systems rely on a single model and a shared knowledge base which limits their ability to handle queries across multiple domains effectively, which is where we found the solution. This project introduces a multiple-domain intelligent assistant with an integrated supervisor  agent that only specializes in agent domains. Overall, this system aims to improve retrieval accuracy and furthermore the hallucination rates to enhance task completion by routing queries to the appropriate domain-specific pipeline instead of checking every dataset. </w:t>
      </w:r>
    </w:p>
    <w:p w14:paraId="0BDC9868" w14:textId="77777777" w:rsidR="00066D29" w:rsidRDefault="00537065">
      <w:pPr>
        <w:pStyle w:val="Heading"/>
        <w:numPr>
          <w:ilvl w:val="0"/>
          <w:numId w:val="16"/>
        </w:numPr>
      </w:pPr>
      <w:bookmarkStart w:id="1" w:name="_Toc1"/>
      <w:r>
        <w:rPr>
          <w:rFonts w:eastAsia="Arial Unicode MS" w:cs="Arial Unicode MS"/>
        </w:rPr>
        <w:t>Problem Statement</w:t>
      </w:r>
      <w:bookmarkEnd w:id="1"/>
    </w:p>
    <w:p w14:paraId="0BDC9869" w14:textId="77777777" w:rsidR="00066D29" w:rsidRDefault="00537065">
      <w:pPr>
        <w:pStyle w:val="ListParagraph"/>
        <w:numPr>
          <w:ilvl w:val="0"/>
          <w:numId w:val="15"/>
        </w:numPr>
        <w:jc w:val="both"/>
        <w:rPr>
          <w:sz w:val="24"/>
          <w:szCs w:val="24"/>
        </w:rPr>
      </w:pPr>
      <w:r>
        <w:rPr>
          <w:sz w:val="24"/>
          <w:szCs w:val="24"/>
        </w:rPr>
        <w:t>Standard RAG systems use a single pipeline for all queries which leads users to poor performance when dealing with diverse domains- this leads to irrelevant results retrieval, weak contextual understanding and an overall unreliable output. The question we intend to answer with this project is can a supervisor-based multi-agent RAG system outperform a monolithic RAG system in terms of accuracy, retrieval quality and hallucination reduction, and task completion?</w:t>
      </w:r>
    </w:p>
    <w:p w14:paraId="0BDC986A" w14:textId="77777777" w:rsidR="00066D29" w:rsidRDefault="00066D29">
      <w:pPr>
        <w:pStyle w:val="Body"/>
        <w:jc w:val="both"/>
        <w:rPr>
          <w:b/>
          <w:bCs/>
          <w:sz w:val="28"/>
          <w:szCs w:val="28"/>
        </w:rPr>
      </w:pPr>
    </w:p>
    <w:p w14:paraId="0BDC986B" w14:textId="77777777" w:rsidR="00066D29" w:rsidRDefault="00537065">
      <w:pPr>
        <w:pStyle w:val="Heading"/>
        <w:numPr>
          <w:ilvl w:val="0"/>
          <w:numId w:val="17"/>
        </w:numPr>
      </w:pPr>
      <w:bookmarkStart w:id="2" w:name="_Toc2"/>
      <w:r>
        <w:rPr>
          <w:rFonts w:eastAsia="Arial Unicode MS" w:cs="Arial Unicode MS"/>
          <w:lang w:val="nl-NL"/>
        </w:rPr>
        <w:t>Challenges</w:t>
      </w:r>
      <w:bookmarkEnd w:id="2"/>
    </w:p>
    <w:p w14:paraId="0BDC986C" w14:textId="77777777" w:rsidR="00066D29" w:rsidRDefault="00537065">
      <w:pPr>
        <w:pStyle w:val="ListParagraph"/>
        <w:numPr>
          <w:ilvl w:val="0"/>
          <w:numId w:val="19"/>
        </w:numPr>
        <w:jc w:val="both"/>
        <w:rPr>
          <w:sz w:val="24"/>
          <w:szCs w:val="24"/>
        </w:rPr>
      </w:pPr>
      <w:r>
        <w:rPr>
          <w:sz w:val="24"/>
          <w:szCs w:val="24"/>
        </w:rPr>
        <w:t>What are the challenges (business challenges, data and predictive analytics challenges?</w:t>
      </w:r>
    </w:p>
    <w:p w14:paraId="0BDC986D" w14:textId="77777777" w:rsidR="00066D29" w:rsidRDefault="00537065">
      <w:pPr>
        <w:pStyle w:val="Default"/>
        <w:numPr>
          <w:ilvl w:val="1"/>
          <w:numId w:val="20"/>
        </w:numPr>
        <w:suppressAutoHyphens/>
        <w:spacing w:before="0" w:line="240" w:lineRule="auto"/>
        <w:rPr>
          <w:rFonts w:ascii="Times Roman" w:hAnsi="Times Roman" w:hint="eastAsia"/>
        </w:rPr>
      </w:pPr>
      <w:r>
        <w:rPr>
          <w:rFonts w:ascii="Times Roman" w:hAnsi="Times Roman"/>
        </w:rPr>
        <w:t>Cross-domain contamination from shared knowledge bases</w:t>
      </w:r>
    </w:p>
    <w:p w14:paraId="0BDC986E" w14:textId="77777777" w:rsidR="00066D29" w:rsidRDefault="00537065">
      <w:pPr>
        <w:pStyle w:val="Default"/>
        <w:numPr>
          <w:ilvl w:val="1"/>
          <w:numId w:val="20"/>
        </w:numPr>
        <w:suppressAutoHyphens/>
        <w:spacing w:before="0" w:line="240" w:lineRule="auto"/>
        <w:rPr>
          <w:rFonts w:ascii="Times Roman" w:hAnsi="Times Roman" w:hint="eastAsia"/>
          <w:lang w:val="fr-FR"/>
        </w:rPr>
      </w:pPr>
      <w:r>
        <w:rPr>
          <w:rFonts w:ascii="Times Roman" w:hAnsi="Times Roman"/>
          <w:lang w:val="fr-FR"/>
        </w:rPr>
        <w:t>Ambiguous queries spanning multiple domains</w:t>
      </w:r>
    </w:p>
    <w:p w14:paraId="0BDC986F" w14:textId="77777777" w:rsidR="00066D29" w:rsidRDefault="00537065">
      <w:pPr>
        <w:pStyle w:val="Default"/>
        <w:numPr>
          <w:ilvl w:val="1"/>
          <w:numId w:val="20"/>
        </w:numPr>
        <w:suppressAutoHyphens/>
        <w:spacing w:before="0" w:line="240" w:lineRule="auto"/>
        <w:rPr>
          <w:rFonts w:ascii="Times Roman" w:hAnsi="Times Roman" w:hint="eastAsia"/>
        </w:rPr>
      </w:pPr>
      <w:r>
        <w:rPr>
          <w:rFonts w:ascii="Times Roman" w:hAnsi="Times Roman"/>
        </w:rPr>
        <w:t>Domain-specific terminology differences</w:t>
      </w:r>
    </w:p>
    <w:p w14:paraId="0BDC9870" w14:textId="77777777" w:rsidR="00066D29" w:rsidRDefault="00537065">
      <w:pPr>
        <w:pStyle w:val="Default"/>
        <w:numPr>
          <w:ilvl w:val="1"/>
          <w:numId w:val="20"/>
        </w:numPr>
        <w:suppressAutoHyphens/>
        <w:spacing w:before="0" w:line="240" w:lineRule="auto"/>
        <w:rPr>
          <w:rFonts w:ascii="Times Roman" w:hAnsi="Times Roman" w:hint="eastAsia"/>
        </w:rPr>
      </w:pPr>
      <w:r>
        <w:rPr>
          <w:rFonts w:ascii="Times Roman" w:hAnsi="Times Roman"/>
        </w:rPr>
        <w:t>Weak retrieval quality</w:t>
      </w:r>
    </w:p>
    <w:p w14:paraId="0BDC9871" w14:textId="77777777" w:rsidR="00066D29" w:rsidRDefault="00537065">
      <w:pPr>
        <w:pStyle w:val="Default"/>
        <w:numPr>
          <w:ilvl w:val="1"/>
          <w:numId w:val="20"/>
        </w:numPr>
        <w:suppressAutoHyphens/>
        <w:spacing w:before="0" w:line="240" w:lineRule="auto"/>
        <w:rPr>
          <w:rFonts w:ascii="Times Roman" w:hAnsi="Times Roman" w:hint="eastAsia"/>
          <w:lang w:val="it-IT"/>
        </w:rPr>
      </w:pPr>
      <w:r>
        <w:rPr>
          <w:rFonts w:ascii="Times Roman" w:hAnsi="Times Roman"/>
          <w:lang w:val="it-IT"/>
        </w:rPr>
        <w:t>Hallucination risk</w:t>
      </w:r>
    </w:p>
    <w:p w14:paraId="0BDC9872" w14:textId="77777777" w:rsidR="00066D29" w:rsidRDefault="00537065">
      <w:pPr>
        <w:pStyle w:val="Default"/>
        <w:numPr>
          <w:ilvl w:val="1"/>
          <w:numId w:val="20"/>
        </w:numPr>
        <w:suppressAutoHyphens/>
        <w:spacing w:before="0" w:line="240" w:lineRule="auto"/>
        <w:rPr>
          <w:rFonts w:ascii="Times Roman" w:hAnsi="Times Roman" w:hint="eastAsia"/>
        </w:rPr>
      </w:pPr>
      <w:r>
        <w:rPr>
          <w:rFonts w:ascii="Times Roman" w:hAnsi="Times Roman"/>
        </w:rPr>
        <w:t>Increased latency due to multi-step processing</w:t>
      </w:r>
    </w:p>
    <w:p w14:paraId="0BDC9873" w14:textId="77777777" w:rsidR="00066D29" w:rsidRDefault="00066D29">
      <w:pPr>
        <w:pStyle w:val="Default"/>
        <w:suppressAutoHyphens/>
        <w:spacing w:before="0" w:line="240" w:lineRule="auto"/>
        <w:rPr>
          <w:rFonts w:ascii="Times Roman" w:eastAsia="Times Roman" w:hAnsi="Times Roman" w:cs="Times Roman"/>
        </w:rPr>
      </w:pPr>
    </w:p>
    <w:p w14:paraId="0BDC9874" w14:textId="77777777" w:rsidR="00066D29" w:rsidRDefault="00066D29">
      <w:pPr>
        <w:pStyle w:val="Body"/>
        <w:jc w:val="both"/>
        <w:rPr>
          <w:sz w:val="24"/>
          <w:szCs w:val="24"/>
        </w:rPr>
      </w:pPr>
    </w:p>
    <w:p w14:paraId="0BDC9875" w14:textId="77777777" w:rsidR="00066D29" w:rsidRDefault="00537065">
      <w:pPr>
        <w:pStyle w:val="Heading2"/>
        <w:numPr>
          <w:ilvl w:val="1"/>
          <w:numId w:val="13"/>
        </w:numPr>
      </w:pPr>
      <w:bookmarkStart w:id="3" w:name="_Toc3"/>
      <w:r>
        <w:rPr>
          <w:rFonts w:eastAsia="Arial Unicode MS" w:cs="Arial Unicode MS"/>
        </w:rPr>
        <w:t>RELATED WORKS</w:t>
      </w:r>
      <w:bookmarkEnd w:id="3"/>
    </w:p>
    <w:p w14:paraId="0BDC9876" w14:textId="77777777" w:rsidR="00066D29" w:rsidRDefault="00537065">
      <w:pPr>
        <w:pStyle w:val="Default"/>
        <w:suppressAutoHyphens/>
        <w:spacing w:before="0" w:after="281" w:line="240" w:lineRule="auto"/>
        <w:rPr>
          <w:rFonts w:ascii="Times Roman" w:eastAsia="Times Roman" w:hAnsi="Times Roman" w:cs="Times Roman"/>
          <w:b/>
          <w:bCs/>
        </w:rPr>
      </w:pPr>
      <w:r>
        <w:rPr>
          <w:rFonts w:ascii="Times Roman" w:hAnsi="Times Roman"/>
          <w:b/>
          <w:bCs/>
        </w:rPr>
        <w:t>Retrieval-Augmented Generation (RAG)</w:t>
      </w:r>
    </w:p>
    <w:p w14:paraId="0BDC9877"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Introduced by Lewis et al. (2020)</w:t>
      </w:r>
    </w:p>
    <w:p w14:paraId="0BDC9878"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Combines retrieval with generation</w:t>
      </w:r>
    </w:p>
    <w:p w14:paraId="0BDC9879"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Limitation: does not verify retrieval quality</w:t>
      </w:r>
    </w:p>
    <w:p w14:paraId="0BDC987A" w14:textId="77777777" w:rsidR="00066D29" w:rsidRDefault="00537065">
      <w:pPr>
        <w:pStyle w:val="Default"/>
        <w:suppressAutoHyphens/>
        <w:spacing w:before="0" w:after="281" w:line="240" w:lineRule="auto"/>
        <w:rPr>
          <w:rFonts w:ascii="Times Roman" w:eastAsia="Times Roman" w:hAnsi="Times Roman" w:cs="Times Roman"/>
          <w:b/>
          <w:bCs/>
        </w:rPr>
      </w:pPr>
      <w:r>
        <w:rPr>
          <w:rFonts w:ascii="Times Roman" w:hAnsi="Times Roman"/>
          <w:b/>
          <w:bCs/>
        </w:rPr>
        <w:t>Corrective RAG (CRAG)</w:t>
      </w:r>
    </w:p>
    <w:p w14:paraId="0BDC987B" w14:textId="77777777" w:rsidR="00066D29" w:rsidRDefault="00537065">
      <w:pPr>
        <w:pStyle w:val="Default"/>
        <w:numPr>
          <w:ilvl w:val="0"/>
          <w:numId w:val="22"/>
        </w:numPr>
        <w:suppressAutoHyphens/>
        <w:spacing w:before="0" w:line="240" w:lineRule="auto"/>
        <w:rPr>
          <w:rFonts w:ascii="Times Roman" w:hAnsi="Times Roman" w:hint="eastAsia"/>
          <w:b/>
          <w:bCs/>
        </w:rPr>
      </w:pPr>
      <w:r>
        <w:rPr>
          <w:rFonts w:ascii="Times Roman" w:hAnsi="Times Roman"/>
        </w:rPr>
        <w:t xml:space="preserve">Adds a </w:t>
      </w:r>
      <w:r>
        <w:rPr>
          <w:rFonts w:ascii="Times Roman" w:hAnsi="Times Roman"/>
          <w:b/>
          <w:bCs/>
        </w:rPr>
        <w:t>retrieval evaluation step</w:t>
      </w:r>
    </w:p>
    <w:p w14:paraId="0BDC987C"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Allows query rewriting and retry</w:t>
      </w:r>
    </w:p>
    <w:p w14:paraId="0BDC987D"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lastRenderedPageBreak/>
        <w:t>Improves robustness without retraining</w:t>
      </w:r>
    </w:p>
    <w:p w14:paraId="0BDC987E" w14:textId="77777777" w:rsidR="00066D29" w:rsidRDefault="00537065">
      <w:pPr>
        <w:pStyle w:val="Default"/>
        <w:suppressAutoHyphens/>
        <w:spacing w:before="0" w:after="281" w:line="240" w:lineRule="auto"/>
        <w:rPr>
          <w:rFonts w:ascii="Times Roman" w:eastAsia="Times Roman" w:hAnsi="Times Roman" w:cs="Times Roman"/>
          <w:b/>
          <w:bCs/>
        </w:rPr>
      </w:pPr>
      <w:r>
        <w:rPr>
          <w:rFonts w:ascii="Times Roman" w:hAnsi="Times Roman"/>
          <w:b/>
          <w:bCs/>
        </w:rPr>
        <w:t>Self-RAG</w:t>
      </w:r>
    </w:p>
    <w:p w14:paraId="0BDC987F"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Enables models to critique their own outputs</w:t>
      </w:r>
    </w:p>
    <w:p w14:paraId="0BDC9880"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Requires fine-tuning and additional training overhead</w:t>
      </w:r>
    </w:p>
    <w:p w14:paraId="0BDC9881" w14:textId="77777777" w:rsidR="00066D29" w:rsidRDefault="00537065">
      <w:pPr>
        <w:pStyle w:val="Default"/>
        <w:suppressAutoHyphens/>
        <w:spacing w:before="0" w:after="281" w:line="240" w:lineRule="auto"/>
        <w:rPr>
          <w:rFonts w:ascii="Times Roman" w:eastAsia="Times Roman" w:hAnsi="Times Roman" w:cs="Times Roman"/>
          <w:b/>
          <w:bCs/>
        </w:rPr>
      </w:pPr>
      <w:r>
        <w:rPr>
          <w:rFonts w:ascii="Times Roman" w:hAnsi="Times Roman"/>
          <w:b/>
          <w:bCs/>
        </w:rPr>
        <w:t>Multi-Agent Systems</w:t>
      </w:r>
    </w:p>
    <w:p w14:paraId="0BDC9882"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AutoGen (Wu et al., 2023)</w:t>
      </w:r>
    </w:p>
    <w:p w14:paraId="0BDC9883"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HuggingGPT (Shen et al., 2023)</w:t>
      </w:r>
    </w:p>
    <w:p w14:paraId="0BDC9884"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Focus primarily on tool orchestration, not domain separation</w:t>
      </w:r>
    </w:p>
    <w:p w14:paraId="0BDC9885" w14:textId="77777777" w:rsidR="00066D29" w:rsidRDefault="00537065">
      <w:pPr>
        <w:pStyle w:val="Default"/>
        <w:suppressAutoHyphens/>
        <w:spacing w:before="0" w:after="281" w:line="240" w:lineRule="auto"/>
        <w:rPr>
          <w:rFonts w:ascii="Times Roman" w:eastAsia="Times Roman" w:hAnsi="Times Roman" w:cs="Times Roman"/>
          <w:b/>
          <w:bCs/>
        </w:rPr>
      </w:pPr>
      <w:r>
        <w:rPr>
          <w:rFonts w:ascii="Times Roman" w:hAnsi="Times Roman"/>
          <w:b/>
          <w:bCs/>
        </w:rPr>
        <w:t>Gap Addressed</w:t>
      </w:r>
    </w:p>
    <w:p w14:paraId="0BDC9886"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rPr>
        <w:t>Existing systems do not comprehensively</w:t>
      </w:r>
      <w:r>
        <w:rPr>
          <w:rFonts w:ascii="Times Roman" w:hAnsi="Times Roman"/>
          <w:lang w:val="it-IT"/>
        </w:rPr>
        <w:t xml:space="preserve"> integrate:</w:t>
      </w:r>
    </w:p>
    <w:p w14:paraId="0BDC9887"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Supervisor-based routing</w:t>
      </w:r>
    </w:p>
    <w:p w14:paraId="0BDC9888"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Domain-isolated retrieval</w:t>
      </w:r>
    </w:p>
    <w:p w14:paraId="0BDC9889" w14:textId="77777777" w:rsidR="00066D29" w:rsidRDefault="00537065">
      <w:pPr>
        <w:pStyle w:val="Default"/>
        <w:numPr>
          <w:ilvl w:val="0"/>
          <w:numId w:val="22"/>
        </w:numPr>
        <w:suppressAutoHyphens/>
        <w:spacing w:before="0" w:line="240" w:lineRule="auto"/>
        <w:rPr>
          <w:rFonts w:ascii="Times Roman" w:hAnsi="Times Roman" w:hint="eastAsia"/>
        </w:rPr>
      </w:pPr>
      <w:r>
        <w:rPr>
          <w:rFonts w:ascii="Times Roman" w:hAnsi="Times Roman"/>
        </w:rPr>
        <w:t>Corrective RAG pipelines</w:t>
      </w:r>
    </w:p>
    <w:p w14:paraId="0BDC988A" w14:textId="77777777" w:rsidR="00066D29" w:rsidRDefault="00066D29">
      <w:pPr>
        <w:pStyle w:val="Default"/>
        <w:suppressAutoHyphens/>
        <w:spacing w:before="0" w:line="240" w:lineRule="auto"/>
        <w:rPr>
          <w:rFonts w:ascii="Times New Roman" w:eastAsia="Times New Roman" w:hAnsi="Times New Roman" w:cs="Times New Roman"/>
        </w:rPr>
      </w:pPr>
    </w:p>
    <w:p w14:paraId="0BDC988B" w14:textId="77777777" w:rsidR="00066D29" w:rsidRDefault="00537065">
      <w:pPr>
        <w:pStyle w:val="Heading2"/>
        <w:numPr>
          <w:ilvl w:val="1"/>
          <w:numId w:val="23"/>
        </w:numPr>
      </w:pPr>
      <w:bookmarkStart w:id="4" w:name="_Toc4"/>
      <w:r>
        <w:rPr>
          <w:rFonts w:eastAsia="Arial Unicode MS" w:cs="Arial Unicode MS"/>
        </w:rPr>
        <w:t>IMPORTANCE AND IMPACTS</w:t>
      </w:r>
      <w:bookmarkEnd w:id="4"/>
    </w:p>
    <w:p w14:paraId="0BDC988C"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rPr>
        <w:t>As AI assistants are increasingly used in real-world environments, they must reliably handle diverse queries to avoid misinformation and provide accurate domain-specific responses. Systems that fail in these areas often produce irrelevant or misleading outputs, reducing their effectiveness and limiting user trust.</w:t>
      </w:r>
    </w:p>
    <w:p w14:paraId="0BDC988D"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b/>
          <w:bCs/>
        </w:rPr>
        <w:t>Why This Problem Matters:</w:t>
      </w:r>
    </w:p>
    <w:p w14:paraId="0BDC988E"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Handle diverse user queries reliably</w:t>
      </w:r>
    </w:p>
    <w:p w14:paraId="0BDC988F"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Avoid misinformation</w:t>
      </w:r>
    </w:p>
    <w:p w14:paraId="0BDC9890"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Provide domain-specific expertise</w:t>
      </w:r>
    </w:p>
    <w:p w14:paraId="0BDC9891" w14:textId="77777777" w:rsidR="00066D29" w:rsidRDefault="00066D29">
      <w:pPr>
        <w:pStyle w:val="Default"/>
        <w:suppressAutoHyphens/>
        <w:spacing w:before="0" w:line="240" w:lineRule="auto"/>
        <w:rPr>
          <w:rFonts w:ascii="Times Roman" w:eastAsia="Times Roman" w:hAnsi="Times Roman" w:cs="Times Roman"/>
        </w:rPr>
      </w:pPr>
    </w:p>
    <w:p w14:paraId="0BDC9892"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rPr>
        <w:t>This project emphasizes that improving system architecture—through supervisor-based routing and domain-specific knowledge separation—can significantly enhance performance without changing the underlying model.</w:t>
      </w:r>
    </w:p>
    <w:p w14:paraId="0BDC9893"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b/>
          <w:bCs/>
        </w:rPr>
        <w:t>Impacts:</w:t>
      </w:r>
    </w:p>
    <w:p w14:paraId="0BDC9894"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b/>
          <w:bCs/>
        </w:rPr>
        <w:t>Technical Impact:</w:t>
      </w:r>
    </w:p>
    <w:p w14:paraId="0BDC9895"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Demonstrates architecture-level improvements over model-level changes</w:t>
      </w:r>
    </w:p>
    <w:p w14:paraId="0BDC9896"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Shows effectiveness of domain-specific retrieval and separation</w:t>
      </w:r>
    </w:p>
    <w:p w14:paraId="0BDC9897"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b/>
          <w:bCs/>
        </w:rPr>
        <w:t>Business Impact:</w:t>
      </w:r>
    </w:p>
    <w:p w14:paraId="0BDC9898"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Applicable to enterprise AI assistants</w:t>
      </w:r>
    </w:p>
    <w:p w14:paraId="0BDC9899"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Improves customer support automation and efficiency</w:t>
      </w:r>
    </w:p>
    <w:p w14:paraId="0BDC989A" w14:textId="77777777" w:rsidR="00066D29" w:rsidRDefault="00066D29">
      <w:pPr>
        <w:pStyle w:val="Default"/>
        <w:suppressAutoHyphens/>
        <w:spacing w:before="0" w:line="240" w:lineRule="auto"/>
        <w:rPr>
          <w:rFonts w:ascii="Times Roman" w:eastAsia="Times Roman" w:hAnsi="Times Roman" w:cs="Times Roman"/>
        </w:rPr>
      </w:pPr>
    </w:p>
    <w:p w14:paraId="0BDC989B" w14:textId="77777777" w:rsidR="00066D29" w:rsidRDefault="00066D29">
      <w:pPr>
        <w:pStyle w:val="Default"/>
        <w:suppressAutoHyphens/>
        <w:spacing w:before="0" w:line="240" w:lineRule="auto"/>
        <w:rPr>
          <w:rFonts w:ascii="Times Roman" w:eastAsia="Times Roman" w:hAnsi="Times Roman" w:cs="Times Roman"/>
        </w:rPr>
      </w:pPr>
    </w:p>
    <w:p w14:paraId="0BDC989C"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b/>
          <w:bCs/>
        </w:rPr>
        <w:t>Social Impact:</w:t>
      </w:r>
    </w:p>
    <w:p w14:paraId="0BDC989D"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Reduces misinformation</w:t>
      </w:r>
    </w:p>
    <w:p w14:paraId="0BDC989E" w14:textId="77777777" w:rsidR="00066D29" w:rsidRDefault="00537065">
      <w:pPr>
        <w:pStyle w:val="Default"/>
        <w:numPr>
          <w:ilvl w:val="0"/>
          <w:numId w:val="24"/>
        </w:numPr>
        <w:suppressAutoHyphens/>
        <w:spacing w:before="0" w:line="240" w:lineRule="auto"/>
        <w:rPr>
          <w:rFonts w:ascii="Times Roman" w:hAnsi="Times Roman" w:hint="eastAsia"/>
        </w:rPr>
      </w:pPr>
      <w:r>
        <w:rPr>
          <w:rFonts w:ascii="Times Roman" w:hAnsi="Times Roman"/>
        </w:rPr>
        <w:t>Improves trust in AI-generated responses</w:t>
      </w:r>
    </w:p>
    <w:p w14:paraId="0BDC989F" w14:textId="77777777" w:rsidR="00066D29" w:rsidRDefault="00066D29">
      <w:pPr>
        <w:pStyle w:val="ListParagraph"/>
        <w:ind w:left="0"/>
        <w:jc w:val="both"/>
        <w:rPr>
          <w:b/>
          <w:bCs/>
          <w:sz w:val="28"/>
          <w:szCs w:val="28"/>
        </w:rPr>
      </w:pPr>
    </w:p>
    <w:p w14:paraId="0BDC98A0" w14:textId="77777777" w:rsidR="00066D29" w:rsidRDefault="00066D29">
      <w:pPr>
        <w:pStyle w:val="Body"/>
        <w:jc w:val="both"/>
        <w:rPr>
          <w:b/>
          <w:bCs/>
          <w:sz w:val="28"/>
          <w:szCs w:val="28"/>
        </w:rPr>
      </w:pPr>
    </w:p>
    <w:p w14:paraId="0BDC98A1" w14:textId="77777777" w:rsidR="00066D29" w:rsidRDefault="00066D29">
      <w:pPr>
        <w:pStyle w:val="Body"/>
        <w:jc w:val="both"/>
        <w:rPr>
          <w:b/>
          <w:bCs/>
          <w:sz w:val="28"/>
          <w:szCs w:val="28"/>
        </w:rPr>
      </w:pPr>
    </w:p>
    <w:p w14:paraId="0BDC98A2" w14:textId="77777777" w:rsidR="00066D29" w:rsidRDefault="00537065">
      <w:pPr>
        <w:pStyle w:val="Heading"/>
        <w:numPr>
          <w:ilvl w:val="0"/>
          <w:numId w:val="25"/>
        </w:numPr>
      </w:pPr>
      <w:bookmarkStart w:id="5" w:name="_Toc5"/>
      <w:r>
        <w:rPr>
          <w:rFonts w:eastAsia="Arial Unicode MS" w:cs="Arial Unicode MS"/>
          <w:lang w:val="fr-FR"/>
        </w:rPr>
        <w:t>Data Collection</w:t>
      </w:r>
      <w:bookmarkEnd w:id="5"/>
    </w:p>
    <w:p w14:paraId="0BDC98A3" w14:textId="77777777" w:rsidR="00066D29" w:rsidRDefault="00066D29">
      <w:pPr>
        <w:pStyle w:val="Body"/>
      </w:pPr>
    </w:p>
    <w:p w14:paraId="0BDC98A4" w14:textId="77777777" w:rsidR="00066D29" w:rsidRDefault="00537065">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rPr>
        <w:t>Industrial Troubleshooting Dataset</w:t>
      </w:r>
    </w:p>
    <w:p w14:paraId="0BDC98A5" w14:textId="77777777" w:rsidR="00066D29" w:rsidRDefault="00537065">
      <w:pPr>
        <w:pStyle w:val="Default"/>
        <w:numPr>
          <w:ilvl w:val="0"/>
          <w:numId w:val="27"/>
        </w:numPr>
        <w:suppressAutoHyphens/>
        <w:spacing w:before="0" w:line="240" w:lineRule="auto"/>
        <w:rPr>
          <w:rFonts w:ascii="Times Roman" w:hAnsi="Times Roman" w:hint="eastAsia"/>
        </w:rPr>
      </w:pPr>
      <w:r>
        <w:rPr>
          <w:rFonts w:ascii="Times Roman" w:hAnsi="Times Roman"/>
          <w:b/>
          <w:bCs/>
        </w:rPr>
        <w:t>Sources:</w:t>
      </w:r>
      <w:r>
        <w:rPr>
          <w:rFonts w:ascii="Times Roman" w:hAnsi="Times Roman"/>
        </w:rPr>
        <w:t xml:space="preserve"> Rockwell Automation manuals, Logix troubleshooting articles, MaintNorm, FabNER</w:t>
      </w:r>
    </w:p>
    <w:p w14:paraId="0BDC98A6" w14:textId="77777777" w:rsidR="00066D29" w:rsidRDefault="00537065">
      <w:pPr>
        <w:pStyle w:val="Default"/>
        <w:numPr>
          <w:ilvl w:val="0"/>
          <w:numId w:val="27"/>
        </w:numPr>
        <w:suppressAutoHyphens/>
        <w:spacing w:before="0" w:line="240" w:lineRule="auto"/>
        <w:rPr>
          <w:rFonts w:ascii="Times Roman" w:hAnsi="Times Roman" w:hint="eastAsia"/>
          <w:b/>
          <w:bCs/>
        </w:rPr>
      </w:pPr>
      <w:r>
        <w:rPr>
          <w:rFonts w:ascii="Times Roman" w:hAnsi="Times Roman"/>
          <w:b/>
          <w:bCs/>
        </w:rPr>
        <w:t>Feature Types:</w:t>
      </w:r>
    </w:p>
    <w:p w14:paraId="0BDC98A7" w14:textId="77777777" w:rsidR="00066D29" w:rsidRDefault="00537065">
      <w:pPr>
        <w:pStyle w:val="Default"/>
        <w:numPr>
          <w:ilvl w:val="1"/>
          <w:numId w:val="27"/>
        </w:numPr>
        <w:suppressAutoHyphens/>
        <w:spacing w:before="0" w:line="240" w:lineRule="auto"/>
        <w:rPr>
          <w:rFonts w:ascii="Times Roman" w:hAnsi="Times Roman" w:hint="eastAsia"/>
          <w:lang w:val="fr-FR"/>
        </w:rPr>
      </w:pPr>
      <w:r>
        <w:rPr>
          <w:rFonts w:ascii="Times Roman" w:hAnsi="Times Roman"/>
          <w:lang w:val="fr-FR"/>
        </w:rPr>
        <w:t xml:space="preserve">Fault codes </w:t>
      </w:r>
      <w:r>
        <w:rPr>
          <w:rFonts w:ascii="Arial Unicode MS" w:hAnsi="Arial Unicode MS"/>
        </w:rPr>
        <w:t>→</w:t>
      </w:r>
      <w:r>
        <w:rPr>
          <w:rFonts w:ascii="Times Roman" w:hAnsi="Times Roman"/>
        </w:rPr>
        <w:t xml:space="preserve"> </w:t>
      </w:r>
      <w:r>
        <w:rPr>
          <w:rFonts w:ascii="Times Roman" w:hAnsi="Times Roman"/>
          <w:lang w:val="it-IT"/>
        </w:rPr>
        <w:t>categorical</w:t>
      </w:r>
    </w:p>
    <w:p w14:paraId="0BDC98A8"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Equipment IDs </w:t>
      </w:r>
      <w:r>
        <w:rPr>
          <w:rFonts w:ascii="Arial Unicode MS" w:hAnsi="Arial Unicode MS"/>
        </w:rPr>
        <w:t>→</w:t>
      </w:r>
      <w:r>
        <w:rPr>
          <w:rFonts w:ascii="Times Roman" w:hAnsi="Times Roman"/>
        </w:rPr>
        <w:t xml:space="preserve"> </w:t>
      </w:r>
      <w:r>
        <w:rPr>
          <w:rFonts w:ascii="Times Roman" w:hAnsi="Times Roman"/>
          <w:lang w:val="it-IT"/>
        </w:rPr>
        <w:t>categorical</w:t>
      </w:r>
    </w:p>
    <w:p w14:paraId="0BDC98A9"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Technical descriptions </w:t>
      </w:r>
      <w:r>
        <w:rPr>
          <w:rFonts w:ascii="Arial Unicode MS" w:hAnsi="Arial Unicode MS"/>
        </w:rPr>
        <w:t>→</w:t>
      </w:r>
      <w:r>
        <w:rPr>
          <w:rFonts w:ascii="Times Roman" w:hAnsi="Times Roman"/>
        </w:rPr>
        <w:t xml:space="preserve"> text (unstructured)</w:t>
      </w:r>
    </w:p>
    <w:p w14:paraId="0BDC98AA" w14:textId="77777777" w:rsidR="00066D29" w:rsidRDefault="00537065">
      <w:pPr>
        <w:pStyle w:val="Default"/>
        <w:numPr>
          <w:ilvl w:val="1"/>
          <w:numId w:val="27"/>
        </w:numPr>
        <w:suppressAutoHyphens/>
        <w:spacing w:before="0" w:line="240" w:lineRule="auto"/>
        <w:rPr>
          <w:rFonts w:ascii="Times Roman" w:hAnsi="Times Roman" w:hint="eastAsia"/>
          <w:lang w:val="pt-PT"/>
        </w:rPr>
      </w:pPr>
      <w:r>
        <w:rPr>
          <w:rFonts w:ascii="Times Roman" w:hAnsi="Times Roman"/>
          <w:lang w:val="pt-PT"/>
        </w:rPr>
        <w:t xml:space="preserve">Parameters (e.g., temperature) </w:t>
      </w:r>
      <w:r>
        <w:rPr>
          <w:rFonts w:ascii="Arial Unicode MS" w:hAnsi="Arial Unicode MS"/>
        </w:rPr>
        <w:t>→</w:t>
      </w:r>
      <w:r>
        <w:rPr>
          <w:rFonts w:ascii="Times Roman" w:hAnsi="Times Roman"/>
        </w:rPr>
        <w:t xml:space="preserve"> </w:t>
      </w:r>
      <w:r>
        <w:rPr>
          <w:rFonts w:ascii="Times Roman" w:hAnsi="Times Roman"/>
          <w:lang w:val="pt-PT"/>
        </w:rPr>
        <w:t>continuous</w:t>
      </w:r>
    </w:p>
    <w:p w14:paraId="0BDC98AB" w14:textId="77777777" w:rsidR="00066D29" w:rsidRDefault="00537065">
      <w:pPr>
        <w:pStyle w:val="Default"/>
        <w:numPr>
          <w:ilvl w:val="0"/>
          <w:numId w:val="27"/>
        </w:numPr>
        <w:suppressAutoHyphens/>
        <w:spacing w:before="0" w:line="240" w:lineRule="auto"/>
        <w:rPr>
          <w:rFonts w:ascii="Times Roman" w:hAnsi="Times Roman" w:hint="eastAsia"/>
          <w:b/>
          <w:bCs/>
        </w:rPr>
      </w:pPr>
      <w:r>
        <w:rPr>
          <w:rFonts w:ascii="Times Roman" w:hAnsi="Times Roman"/>
          <w:b/>
          <w:bCs/>
        </w:rPr>
        <w:t>Preprocessing:</w:t>
      </w:r>
    </w:p>
    <w:p w14:paraId="0BDC98AC"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Removed missing/incomplete logs</w:t>
      </w:r>
    </w:p>
    <w:p w14:paraId="0BDC98AD"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Standardized fault codes and abbreviations</w:t>
      </w:r>
    </w:p>
    <w:p w14:paraId="0BDC98AE"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Converted numeric fields to consistent formats</w:t>
      </w:r>
    </w:p>
    <w:p w14:paraId="0BDC98AF"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Handled skewness in document length via chunking</w:t>
      </w:r>
    </w:p>
    <w:p w14:paraId="0BDC98B0"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Removed outliers (extremely short/long documents)</w:t>
      </w:r>
    </w:p>
    <w:p w14:paraId="0BDC98B1" w14:textId="77777777" w:rsidR="00066D29" w:rsidRDefault="00066D29">
      <w:pPr>
        <w:pStyle w:val="Default"/>
        <w:suppressAutoHyphens/>
        <w:spacing w:before="0" w:line="240" w:lineRule="auto"/>
        <w:rPr>
          <w:rFonts w:ascii="Times Roman" w:eastAsia="Times Roman" w:hAnsi="Times Roman" w:cs="Times Roman"/>
          <w:color w:val="808080"/>
        </w:rPr>
      </w:pPr>
    </w:p>
    <w:p w14:paraId="0BDC98B2" w14:textId="77777777" w:rsidR="00066D29" w:rsidRDefault="00537065">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lang w:val="it-IT"/>
        </w:rPr>
        <w:t>Recipe Dataset</w:t>
      </w:r>
    </w:p>
    <w:p w14:paraId="0BDC98B3" w14:textId="77777777" w:rsidR="00066D29" w:rsidRDefault="00537065">
      <w:pPr>
        <w:pStyle w:val="Default"/>
        <w:numPr>
          <w:ilvl w:val="0"/>
          <w:numId w:val="27"/>
        </w:numPr>
        <w:suppressAutoHyphens/>
        <w:spacing w:before="0" w:line="240" w:lineRule="auto"/>
        <w:rPr>
          <w:rFonts w:ascii="Times Roman" w:hAnsi="Times Roman" w:hint="eastAsia"/>
        </w:rPr>
      </w:pPr>
      <w:r>
        <w:rPr>
          <w:rFonts w:ascii="Times Roman" w:hAnsi="Times Roman"/>
          <w:b/>
          <w:bCs/>
        </w:rPr>
        <w:t>Sources:</w:t>
      </w:r>
      <w:r>
        <w:rPr>
          <w:rFonts w:ascii="Times Roman" w:hAnsi="Times Roman"/>
        </w:rPr>
        <w:t xml:space="preserve"> Food.com, RecipeNLG</w:t>
      </w:r>
    </w:p>
    <w:p w14:paraId="0BDC98B4" w14:textId="77777777" w:rsidR="00066D29" w:rsidRDefault="00537065">
      <w:pPr>
        <w:pStyle w:val="Default"/>
        <w:numPr>
          <w:ilvl w:val="0"/>
          <w:numId w:val="27"/>
        </w:numPr>
        <w:suppressAutoHyphens/>
        <w:spacing w:before="0" w:line="240" w:lineRule="auto"/>
        <w:rPr>
          <w:rFonts w:ascii="Times Roman" w:hAnsi="Times Roman" w:hint="eastAsia"/>
          <w:b/>
          <w:bCs/>
        </w:rPr>
      </w:pPr>
      <w:r>
        <w:rPr>
          <w:rFonts w:ascii="Times Roman" w:hAnsi="Times Roman"/>
          <w:b/>
          <w:bCs/>
        </w:rPr>
        <w:t>Feature Types:</w:t>
      </w:r>
    </w:p>
    <w:p w14:paraId="0BDC98B5"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Ingredients </w:t>
      </w:r>
      <w:r>
        <w:rPr>
          <w:rFonts w:ascii="Arial Unicode MS" w:hAnsi="Arial Unicode MS"/>
        </w:rPr>
        <w:t>→</w:t>
      </w:r>
      <w:r>
        <w:rPr>
          <w:rFonts w:ascii="Times Roman" w:hAnsi="Times Roman"/>
        </w:rPr>
        <w:t xml:space="preserve"> </w:t>
      </w:r>
      <w:r>
        <w:rPr>
          <w:rFonts w:ascii="Times Roman" w:hAnsi="Times Roman"/>
          <w:lang w:val="it-IT"/>
        </w:rPr>
        <w:t>categorical (list)</w:t>
      </w:r>
    </w:p>
    <w:p w14:paraId="0BDC98B6"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Steps </w:t>
      </w:r>
      <w:r>
        <w:rPr>
          <w:rFonts w:ascii="Arial Unicode MS" w:hAnsi="Arial Unicode MS"/>
        </w:rPr>
        <w:t>→</w:t>
      </w:r>
      <w:r>
        <w:rPr>
          <w:rFonts w:ascii="Times Roman" w:hAnsi="Times Roman"/>
        </w:rPr>
        <w:t xml:space="preserve"> text</w:t>
      </w:r>
    </w:p>
    <w:p w14:paraId="0BDC98B7"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Ratings </w:t>
      </w:r>
      <w:r>
        <w:rPr>
          <w:rFonts w:ascii="Arial Unicode MS" w:hAnsi="Arial Unicode MS"/>
        </w:rPr>
        <w:t>→</w:t>
      </w:r>
      <w:r>
        <w:rPr>
          <w:rFonts w:ascii="Times Roman" w:hAnsi="Times Roman"/>
        </w:rPr>
        <w:t xml:space="preserve"> </w:t>
      </w:r>
      <w:r>
        <w:rPr>
          <w:rFonts w:ascii="Times Roman" w:hAnsi="Times Roman"/>
          <w:lang w:val="pt-PT"/>
        </w:rPr>
        <w:t>continuous</w:t>
      </w:r>
    </w:p>
    <w:p w14:paraId="0BDC98B8"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Prep/Cook time </w:t>
      </w:r>
      <w:r>
        <w:rPr>
          <w:rFonts w:ascii="Arial Unicode MS" w:hAnsi="Arial Unicode MS"/>
        </w:rPr>
        <w:t>→</w:t>
      </w:r>
      <w:r>
        <w:rPr>
          <w:rFonts w:ascii="Times Roman" w:hAnsi="Times Roman"/>
        </w:rPr>
        <w:t xml:space="preserve"> </w:t>
      </w:r>
      <w:r>
        <w:rPr>
          <w:rFonts w:ascii="Times Roman" w:hAnsi="Times Roman"/>
          <w:lang w:val="pt-PT"/>
        </w:rPr>
        <w:t>continuous</w:t>
      </w:r>
    </w:p>
    <w:p w14:paraId="0BDC98B9" w14:textId="77777777" w:rsidR="00066D29" w:rsidRDefault="00537065">
      <w:pPr>
        <w:pStyle w:val="Default"/>
        <w:numPr>
          <w:ilvl w:val="0"/>
          <w:numId w:val="27"/>
        </w:numPr>
        <w:suppressAutoHyphens/>
        <w:spacing w:before="0" w:line="240" w:lineRule="auto"/>
        <w:rPr>
          <w:rFonts w:ascii="Times Roman" w:hAnsi="Times Roman" w:hint="eastAsia"/>
          <w:b/>
          <w:bCs/>
        </w:rPr>
      </w:pPr>
      <w:r>
        <w:rPr>
          <w:rFonts w:ascii="Times Roman" w:hAnsi="Times Roman"/>
          <w:b/>
          <w:bCs/>
        </w:rPr>
        <w:t>Preprocessing:</w:t>
      </w:r>
    </w:p>
    <w:p w14:paraId="0BDC98BA"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Cleaned and standardized ingredient names</w:t>
      </w:r>
    </w:p>
    <w:p w14:paraId="0BDC98BB"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Converted ratings/time to numeric</w:t>
      </w:r>
    </w:p>
    <w:p w14:paraId="0BDC98BC"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Removed missing or incomplete recipes</w:t>
      </w:r>
    </w:p>
    <w:p w14:paraId="0BDC98BD"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lastRenderedPageBreak/>
        <w:t>Reduced skewness in ingredient counts</w:t>
      </w:r>
    </w:p>
    <w:p w14:paraId="0BDC98BE" w14:textId="77777777" w:rsidR="00066D29" w:rsidRDefault="00066D29">
      <w:pPr>
        <w:pStyle w:val="Default"/>
        <w:suppressAutoHyphens/>
        <w:spacing w:before="0" w:line="240" w:lineRule="auto"/>
        <w:rPr>
          <w:rFonts w:ascii="Times Roman" w:eastAsia="Times Roman" w:hAnsi="Times Roman" w:cs="Times Roman"/>
        </w:rPr>
      </w:pPr>
    </w:p>
    <w:p w14:paraId="0BDC98BF" w14:textId="77777777" w:rsidR="00066D29" w:rsidRDefault="00066D29">
      <w:pPr>
        <w:pStyle w:val="Default"/>
        <w:suppressAutoHyphens/>
        <w:spacing w:before="0" w:line="240" w:lineRule="auto"/>
        <w:rPr>
          <w:rFonts w:ascii="Times Roman" w:eastAsia="Times Roman" w:hAnsi="Times Roman" w:cs="Times Roman"/>
        </w:rPr>
      </w:pPr>
    </w:p>
    <w:p w14:paraId="0BDC98C0" w14:textId="77777777" w:rsidR="00066D29" w:rsidRDefault="00066D29">
      <w:pPr>
        <w:pStyle w:val="Default"/>
        <w:suppressAutoHyphens/>
        <w:spacing w:before="0" w:line="240" w:lineRule="auto"/>
        <w:rPr>
          <w:rFonts w:ascii="Times Roman" w:eastAsia="Times Roman" w:hAnsi="Times Roman" w:cs="Times Roman"/>
          <w:color w:val="808080"/>
        </w:rPr>
      </w:pPr>
    </w:p>
    <w:p w14:paraId="0BDC98C1" w14:textId="77777777" w:rsidR="00066D29" w:rsidRDefault="00537065">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lang w:val="it-IT"/>
        </w:rPr>
        <w:t>Scientific Dataset</w:t>
      </w:r>
    </w:p>
    <w:p w14:paraId="0BDC98C2" w14:textId="77777777" w:rsidR="00066D29" w:rsidRDefault="00537065">
      <w:pPr>
        <w:pStyle w:val="Default"/>
        <w:numPr>
          <w:ilvl w:val="0"/>
          <w:numId w:val="27"/>
        </w:numPr>
        <w:suppressAutoHyphens/>
        <w:spacing w:before="0" w:line="240" w:lineRule="auto"/>
        <w:rPr>
          <w:rFonts w:ascii="Times Roman" w:hAnsi="Times Roman" w:hint="eastAsia"/>
        </w:rPr>
      </w:pPr>
      <w:r>
        <w:rPr>
          <w:rFonts w:ascii="Times Roman" w:hAnsi="Times Roman"/>
          <w:b/>
          <w:bCs/>
        </w:rPr>
        <w:t>Sources:</w:t>
      </w:r>
      <w:r>
        <w:rPr>
          <w:rFonts w:ascii="Times Roman" w:hAnsi="Times Roman"/>
        </w:rPr>
        <w:t xml:space="preserve"> ArXiv API (abstracts and metadata)</w:t>
      </w:r>
    </w:p>
    <w:p w14:paraId="0BDC98C3" w14:textId="77777777" w:rsidR="00066D29" w:rsidRDefault="00537065">
      <w:pPr>
        <w:pStyle w:val="Default"/>
        <w:numPr>
          <w:ilvl w:val="0"/>
          <w:numId w:val="27"/>
        </w:numPr>
        <w:suppressAutoHyphens/>
        <w:spacing w:before="0" w:line="240" w:lineRule="auto"/>
        <w:rPr>
          <w:rFonts w:ascii="Times Roman" w:hAnsi="Times Roman" w:hint="eastAsia"/>
          <w:b/>
          <w:bCs/>
        </w:rPr>
      </w:pPr>
      <w:r>
        <w:rPr>
          <w:rFonts w:ascii="Times Roman" w:hAnsi="Times Roman"/>
          <w:b/>
          <w:bCs/>
        </w:rPr>
        <w:t>Feature Types:</w:t>
      </w:r>
    </w:p>
    <w:p w14:paraId="0BDC98C4"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Title </w:t>
      </w:r>
      <w:r>
        <w:rPr>
          <w:rFonts w:ascii="Arial Unicode MS" w:hAnsi="Arial Unicode MS"/>
        </w:rPr>
        <w:t>→</w:t>
      </w:r>
      <w:r>
        <w:rPr>
          <w:rFonts w:ascii="Times Roman" w:hAnsi="Times Roman"/>
        </w:rPr>
        <w:t xml:space="preserve"> text</w:t>
      </w:r>
    </w:p>
    <w:p w14:paraId="0BDC98C5" w14:textId="77777777" w:rsidR="00066D29" w:rsidRDefault="00537065">
      <w:pPr>
        <w:pStyle w:val="Default"/>
        <w:numPr>
          <w:ilvl w:val="1"/>
          <w:numId w:val="27"/>
        </w:numPr>
        <w:suppressAutoHyphens/>
        <w:spacing w:before="0" w:line="240" w:lineRule="auto"/>
        <w:rPr>
          <w:rFonts w:ascii="Times Roman" w:hAnsi="Times Roman" w:hint="eastAsia"/>
          <w:lang w:val="fr-FR"/>
        </w:rPr>
      </w:pPr>
      <w:r>
        <w:rPr>
          <w:rFonts w:ascii="Times Roman" w:hAnsi="Times Roman"/>
          <w:lang w:val="fr-FR"/>
        </w:rPr>
        <w:t xml:space="preserve">Abstract </w:t>
      </w:r>
      <w:r>
        <w:rPr>
          <w:rFonts w:ascii="Arial Unicode MS" w:hAnsi="Arial Unicode MS"/>
        </w:rPr>
        <w:t>→</w:t>
      </w:r>
      <w:r>
        <w:rPr>
          <w:rFonts w:ascii="Times Roman" w:hAnsi="Times Roman"/>
        </w:rPr>
        <w:t xml:space="preserve"> text</w:t>
      </w:r>
    </w:p>
    <w:p w14:paraId="0BDC98C6"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Authors </w:t>
      </w:r>
      <w:r>
        <w:rPr>
          <w:rFonts w:ascii="Arial Unicode MS" w:hAnsi="Arial Unicode MS"/>
        </w:rPr>
        <w:t>→</w:t>
      </w:r>
      <w:r>
        <w:rPr>
          <w:rFonts w:ascii="Times Roman" w:hAnsi="Times Roman"/>
        </w:rPr>
        <w:t xml:space="preserve"> </w:t>
      </w:r>
      <w:r>
        <w:rPr>
          <w:rFonts w:ascii="Times Roman" w:hAnsi="Times Roman"/>
          <w:lang w:val="it-IT"/>
        </w:rPr>
        <w:t>categorical</w:t>
      </w:r>
    </w:p>
    <w:p w14:paraId="0BDC98C7"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 xml:space="preserve">Keywords </w:t>
      </w:r>
      <w:r>
        <w:rPr>
          <w:rFonts w:ascii="Arial Unicode MS" w:hAnsi="Arial Unicode MS"/>
        </w:rPr>
        <w:t>→</w:t>
      </w:r>
      <w:r>
        <w:rPr>
          <w:rFonts w:ascii="Times Roman" w:hAnsi="Times Roman"/>
        </w:rPr>
        <w:t xml:space="preserve"> </w:t>
      </w:r>
      <w:r>
        <w:rPr>
          <w:rFonts w:ascii="Times Roman" w:hAnsi="Times Roman"/>
          <w:lang w:val="it-IT"/>
        </w:rPr>
        <w:t>categorical</w:t>
      </w:r>
    </w:p>
    <w:p w14:paraId="0BDC98C8" w14:textId="77777777" w:rsidR="00066D29" w:rsidRDefault="00537065">
      <w:pPr>
        <w:pStyle w:val="Default"/>
        <w:numPr>
          <w:ilvl w:val="0"/>
          <w:numId w:val="27"/>
        </w:numPr>
        <w:suppressAutoHyphens/>
        <w:spacing w:before="0" w:line="240" w:lineRule="auto"/>
        <w:rPr>
          <w:rFonts w:ascii="Times Roman" w:hAnsi="Times Roman" w:hint="eastAsia"/>
          <w:b/>
          <w:bCs/>
        </w:rPr>
      </w:pPr>
      <w:r>
        <w:rPr>
          <w:rFonts w:ascii="Times Roman" w:hAnsi="Times Roman"/>
          <w:b/>
          <w:bCs/>
        </w:rPr>
        <w:t>Preprocessing:</w:t>
      </w:r>
    </w:p>
    <w:p w14:paraId="0BDC98C9"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Removed incomplete records</w:t>
      </w:r>
    </w:p>
    <w:p w14:paraId="0BDC98CA"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Parsed abstracts and metadata</w:t>
      </w:r>
    </w:p>
    <w:p w14:paraId="0BDC98CB"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Standardized formatting</w:t>
      </w:r>
    </w:p>
    <w:p w14:paraId="0BDC98CC" w14:textId="77777777" w:rsidR="00066D29" w:rsidRDefault="00537065">
      <w:pPr>
        <w:pStyle w:val="Default"/>
        <w:numPr>
          <w:ilvl w:val="1"/>
          <w:numId w:val="27"/>
        </w:numPr>
        <w:suppressAutoHyphens/>
        <w:spacing w:before="0" w:line="240" w:lineRule="auto"/>
        <w:rPr>
          <w:rFonts w:ascii="Times Roman" w:hAnsi="Times Roman" w:hint="eastAsia"/>
        </w:rPr>
      </w:pPr>
      <w:r>
        <w:rPr>
          <w:rFonts w:ascii="Times Roman" w:hAnsi="Times Roman"/>
        </w:rPr>
        <w:t>Filtered extremely short abstracts</w:t>
      </w:r>
    </w:p>
    <w:p w14:paraId="0BDC98CD" w14:textId="77777777" w:rsidR="00066D29" w:rsidRDefault="00066D29">
      <w:pPr>
        <w:pStyle w:val="ListParagraph"/>
        <w:ind w:left="0"/>
        <w:jc w:val="both"/>
        <w:rPr>
          <w:sz w:val="24"/>
          <w:szCs w:val="24"/>
        </w:rPr>
      </w:pPr>
    </w:p>
    <w:p w14:paraId="0BDC98CE" w14:textId="77777777" w:rsidR="00066D29" w:rsidRDefault="00066D29">
      <w:pPr>
        <w:pStyle w:val="ListParagraph"/>
        <w:ind w:left="0"/>
        <w:jc w:val="both"/>
        <w:rPr>
          <w:sz w:val="24"/>
          <w:szCs w:val="24"/>
        </w:rPr>
      </w:pPr>
    </w:p>
    <w:p w14:paraId="0BDC98CF" w14:textId="77777777" w:rsidR="00066D29" w:rsidRDefault="00537065">
      <w:pPr>
        <w:pStyle w:val="ListParagraph"/>
        <w:numPr>
          <w:ilvl w:val="0"/>
          <w:numId w:val="29"/>
        </w:numPr>
        <w:jc w:val="both"/>
        <w:rPr>
          <w:del w:id="1020" w:author="Claude" w:date="2026-05-01T00:00:00Z"/>
          <w:b/>
          <w:bCs/>
          <w:sz w:val="24"/>
          <w:szCs w:val="24"/>
        </w:rPr>
      </w:pPr>
      <w:del w:id="1019" w:author="Claude" w:date="2026-05-01T00:00:00Z">
        <w:r>
          <w:rPr>
            <w:b/>
            <w:bCs/>
            <w:sz w:val="24"/>
            <w:szCs w:val="24"/>
          </w:rPr>
          <w:delText>Visualize data (histograms, scatterplots, correlation, …)</w:delText>
        </w:r>
      </w:del>
    </w:p>
    <w:p w14:paraId="0BDC98D0" w14:textId="77777777" w:rsidR="00066D29" w:rsidRDefault="00537065">
      <w:pPr>
        <w:pStyle w:val="ListParagraph"/>
        <w:numPr>
          <w:ilvl w:val="0"/>
          <w:numId w:val="29"/>
        </w:numPr>
        <w:jc w:val="both"/>
        <w:rPr>
          <w:del w:id="1022" w:author="Claude" w:date="2026-05-01T00:00:00Z"/>
          <w:b/>
          <w:bCs/>
          <w:sz w:val="24"/>
          <w:szCs w:val="24"/>
        </w:rPr>
      </w:pPr>
      <w:del w:id="1021" w:author="Claude" w:date="2026-05-01T00:00:00Z">
        <w:r>
          <w:rPr>
            <w:b/>
            <w:bCs/>
            <w:sz w:val="24"/>
            <w:szCs w:val="24"/>
          </w:rPr>
          <w:delText>Interpret and explain your data</w:delText>
        </w:r>
      </w:del>
    </w:p>
    <w:p w14:paraId="0BDC98D1" w14:textId="77777777" w:rsidR="00066D29" w:rsidRDefault="00537065">
      <w:pPr>
        <w:pStyle w:val="ListParagraph"/>
        <w:numPr>
          <w:ilvl w:val="0"/>
          <w:numId w:val="29"/>
        </w:numPr>
        <w:jc w:val="both"/>
        <w:rPr>
          <w:b/>
          <w:bCs/>
          <w:sz w:val="24"/>
          <w:szCs w:val="24"/>
        </w:rPr>
      </w:pPr>
      <w:r>
        <w:rPr>
          <w:b/>
          <w:bCs/>
          <w:sz w:val="24"/>
          <w:szCs w:val="24"/>
        </w:rPr>
        <w:t>…</w:t>
      </w:r>
    </w:p>
    <w:p w14:paraId="0BDC98D2" w14:textId="77777777" w:rsidR="00066D29" w:rsidRDefault="00066D29">
      <w:pPr>
        <w:pStyle w:val="Body"/>
        <w:jc w:val="both"/>
        <w:rPr>
          <w:b/>
          <w:bCs/>
          <w:sz w:val="28"/>
          <w:szCs w:val="28"/>
        </w:rPr>
      </w:pPr>
    </w:p>
    <w:p w14:paraId="0BDC98D3" w14:textId="77777777" w:rsidR="00066D29" w:rsidRDefault="00537065">
      <w:pPr>
        <w:pStyle w:val="Heading"/>
        <w:numPr>
          <w:ilvl w:val="0"/>
          <w:numId w:val="30"/>
        </w:numPr>
      </w:pPr>
      <w:bookmarkStart w:id="6" w:name="_Toc6"/>
      <w:r>
        <w:rPr>
          <w:rFonts w:eastAsia="Arial Unicode MS" w:cs="Arial Unicode MS"/>
        </w:rPr>
        <w:t>Data Preprocessing</w:t>
      </w:r>
      <w:bookmarkEnd w:id="6"/>
    </w:p>
    <w:p w14:paraId="0BDC98D4" w14:textId="77777777" w:rsidR="00066D29" w:rsidRDefault="00537065">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Data preprocessing was performed separately for the industrial, recipe, and scientific datasets because each dataset had different structures, feature types, and quality issues.</w:t>
      </w:r>
    </w:p>
    <w:p w14:paraId="0BDC98D5" w14:textId="77777777" w:rsidR="00066D29" w:rsidRDefault="00066D29">
      <w:pPr>
        <w:pStyle w:val="Default"/>
        <w:suppressAutoHyphens/>
        <w:spacing w:before="0" w:line="240" w:lineRule="auto"/>
        <w:rPr>
          <w:rFonts w:ascii="Times Roman" w:eastAsia="Times Roman" w:hAnsi="Times Roman" w:cs="Times Roman"/>
          <w:color w:val="808080"/>
          <w:sz w:val="28"/>
          <w:szCs w:val="28"/>
        </w:rPr>
      </w:pPr>
    </w:p>
    <w:p w14:paraId="0BDC98D6" w14:textId="77777777" w:rsidR="00066D29" w:rsidRDefault="00537065">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rPr>
        <w:t>Industrial Troubleshooting Dataset</w:t>
      </w:r>
    </w:p>
    <w:p w14:paraId="0BDC98D7" w14:textId="77777777" w:rsidR="00066D29" w:rsidRDefault="00537065">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The industrial dataset contained technical documents from Rockwell Automation manuals, Logix troubleshooting articles, MaintNorm, and FabNER. It included fault codes, equipment IDs, technical descriptions, and troubleshooting procedures.</w:t>
      </w:r>
    </w:p>
    <w:tbl>
      <w:tblPr>
        <w:tblW w:w="566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57"/>
        <w:gridCol w:w="646"/>
        <w:gridCol w:w="974"/>
        <w:gridCol w:w="486"/>
        <w:gridCol w:w="600"/>
      </w:tblGrid>
      <w:tr w:rsidR="00066D29" w14:paraId="0BDC98DD" w14:textId="77777777">
        <w:trPr>
          <w:trHeight w:val="580"/>
        </w:trPr>
        <w:tc>
          <w:tcPr>
            <w:tcW w:w="295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D8"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Feature</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D9"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Mean</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DA"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Std. Dev.</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DB"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Min</w:t>
            </w:r>
          </w:p>
        </w:tc>
        <w:tc>
          <w:tcPr>
            <w:tcW w:w="60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DC"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Max</w:t>
            </w:r>
          </w:p>
        </w:tc>
      </w:tr>
      <w:tr w:rsidR="00066D29" w14:paraId="0BDC98E3" w14:textId="77777777">
        <w:trPr>
          <w:trHeight w:val="419"/>
        </w:trPr>
        <w:tc>
          <w:tcPr>
            <w:tcW w:w="295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DE" w14:textId="77777777" w:rsidR="00066D29" w:rsidRDefault="00537065">
            <w:pPr>
              <w:suppressAutoHyphens/>
              <w:outlineLvl w:val="0"/>
            </w:pPr>
            <w:commentRangeStart w:id="0"/>
            <w:r>
              <w:rPr>
                <w:rFonts w:ascii="Times Roman" w:hAnsi="Times Roman" w:cs="Arial Unicode MS"/>
                <w:color w:val="000000"/>
                <w14:textOutline w14:w="12700" w14:cap="flat" w14:cmpd="sng" w14:algn="ctr">
                  <w14:noFill/>
                  <w14:prstDash w14:val="solid"/>
                  <w14:miter w14:lim="400000"/>
                </w14:textOutline>
              </w:rPr>
              <w:t>Document length, words</w:t>
            </w:r>
            <w:commentRangeEnd w:id="0"/>
            <w:r>
              <w:rPr>
                <w:rStyle w:val="CommentReference"/>
              </w:rPr>
              <w:commentReference w:id="0"/>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DF"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820</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0"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460</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1"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95</w:t>
            </w:r>
          </w:p>
        </w:tc>
        <w:tc>
          <w:tcPr>
            <w:tcW w:w="60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2"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2,450</w:t>
            </w:r>
          </w:p>
        </w:tc>
      </w:tr>
      <w:tr w:rsidR="00066D29" w14:paraId="0BDC98E9" w14:textId="77777777">
        <w:trPr>
          <w:trHeight w:val="419"/>
        </w:trPr>
        <w:tc>
          <w:tcPr>
            <w:tcW w:w="295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E4"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lastRenderedPageBreak/>
              <w:t>Fault codes per document</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E5"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6.4</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E6"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3.1</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E7"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0</w:t>
            </w:r>
          </w:p>
        </w:tc>
        <w:tc>
          <w:tcPr>
            <w:tcW w:w="60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E8"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18</w:t>
            </w:r>
          </w:p>
        </w:tc>
      </w:tr>
      <w:tr w:rsidR="00066D29" w14:paraId="0BDC98EF" w14:textId="77777777">
        <w:trPr>
          <w:trHeight w:val="580"/>
        </w:trPr>
        <w:tc>
          <w:tcPr>
            <w:tcW w:w="295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A"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t>Technical terms per document</w:t>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B"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24.7</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C"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11.5</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D"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w:t>
            </w:r>
          </w:p>
        </w:tc>
        <w:tc>
          <w:tcPr>
            <w:tcW w:w="60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E"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71</w:t>
            </w:r>
          </w:p>
        </w:tc>
      </w:tr>
    </w:tbl>
    <w:p w14:paraId="0BDC98F0" w14:textId="77777777" w:rsidR="00066D29" w:rsidRDefault="00066D29">
      <w:pPr>
        <w:pStyle w:val="Default"/>
        <w:suppressAutoHyphens/>
        <w:spacing w:before="0" w:after="240" w:line="240" w:lineRule="auto"/>
        <w:rPr>
          <w:rFonts w:ascii="Times Roman" w:eastAsia="Times Roman" w:hAnsi="Times Roman" w:cs="Times Roman"/>
          <w:sz w:val="28"/>
          <w:szCs w:val="28"/>
        </w:rPr>
      </w:pPr>
    </w:p>
    <w:p w14:paraId="0BDC98F1" w14:textId="77777777" w:rsidR="00066D29" w:rsidRDefault="00537065">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Preprocessing included removing incomplete documents, standardizing fault codes and abbreviations, converting numeric parameters into consistent units, and chunking long documents to reduce skewness. Outliers such as extremely short or overly long documents were removed. Histograms showed a right-skewed document length distribution, while scatterplots showed that longer documents generally contained more fault codes and technical terms.</w:t>
      </w:r>
    </w:p>
    <w:p w14:paraId="0BDC98F2" w14:textId="77777777" w:rsidR="00066D29" w:rsidRDefault="00066D29">
      <w:pPr>
        <w:pStyle w:val="Default"/>
        <w:suppressAutoHyphens/>
        <w:spacing w:before="0" w:line="240" w:lineRule="auto"/>
        <w:rPr>
          <w:rFonts w:ascii="Times Roman" w:eastAsia="Times Roman" w:hAnsi="Times Roman" w:cs="Times Roman"/>
          <w:color w:val="808080"/>
          <w:sz w:val="28"/>
          <w:szCs w:val="28"/>
        </w:rPr>
      </w:pPr>
    </w:p>
    <w:p w14:paraId="0BDC98F3" w14:textId="77777777" w:rsidR="00066D29" w:rsidRDefault="00537065">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lang w:val="it-IT"/>
        </w:rPr>
        <w:t>Recipe Dataset</w:t>
      </w:r>
    </w:p>
    <w:p w14:paraId="0BDC98F4" w14:textId="77777777" w:rsidR="00066D29" w:rsidRDefault="00537065">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The recipe dataset used Food.com and RecipeNLG data. It included ingredients, cooking steps, ratings, and preparation/cooking time.</w:t>
      </w:r>
    </w:p>
    <w:tbl>
      <w:tblPr>
        <w:tblW w:w="50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1"/>
        <w:gridCol w:w="646"/>
        <w:gridCol w:w="974"/>
        <w:gridCol w:w="486"/>
        <w:gridCol w:w="526"/>
      </w:tblGrid>
      <w:tr w:rsidR="00066D29" w14:paraId="0BDC98FA" w14:textId="77777777">
        <w:trPr>
          <w:trHeight w:val="580"/>
        </w:trPr>
        <w:tc>
          <w:tcPr>
            <w:tcW w:w="24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F5"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Feature</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F6"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Mean</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F7"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Std. Dev.</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F8"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Min</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F9"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Max</w:t>
            </w:r>
          </w:p>
        </w:tc>
      </w:tr>
      <w:tr w:rsidR="00066D29" w14:paraId="0BDC9900" w14:textId="77777777">
        <w:trPr>
          <w:trHeight w:val="419"/>
        </w:trPr>
        <w:tc>
          <w:tcPr>
            <w:tcW w:w="243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FB" w14:textId="77777777" w:rsidR="00066D29" w:rsidRDefault="00537065">
            <w:pPr>
              <w:suppressAutoHyphens/>
              <w:outlineLvl w:val="0"/>
            </w:pPr>
            <w:commentRangeStart w:id="1"/>
            <w:r>
              <w:rPr>
                <w:rFonts w:ascii="Times Roman" w:hAnsi="Times Roman" w:cs="Arial Unicode MS"/>
                <w:color w:val="000000"/>
                <w14:textOutline w14:w="12700" w14:cap="flat" w14:cmpd="sng" w14:algn="ctr">
                  <w14:noFill/>
                  <w14:prstDash w14:val="solid"/>
                  <w14:miter w14:lim="400000"/>
                </w14:textOutline>
              </w:rPr>
              <w:t>Ingredients per recipe</w:t>
            </w:r>
            <w:commentRangeEnd w:id="1"/>
            <w:r>
              <w:rPr>
                <w:rStyle w:val="CommentReference"/>
              </w:rPr>
              <w:commentReference w:id="1"/>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FC"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9.8</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FD"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4.2</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FE"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w:t>
            </w:r>
          </w:p>
        </w:tc>
        <w:tc>
          <w:tcPr>
            <w:tcW w:w="5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FF"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31</w:t>
            </w:r>
          </w:p>
        </w:tc>
      </w:tr>
      <w:tr w:rsidR="00066D29" w14:paraId="0BDC9906" w14:textId="77777777">
        <w:trPr>
          <w:trHeight w:val="580"/>
        </w:trPr>
        <w:tc>
          <w:tcPr>
            <w:tcW w:w="24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1"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t>Cooking steps per recipe</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2"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7.1</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3"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3.6</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4"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5"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24</w:t>
            </w:r>
          </w:p>
        </w:tc>
      </w:tr>
      <w:tr w:rsidR="00066D29" w14:paraId="0BDC990C" w14:textId="77777777">
        <w:trPr>
          <w:trHeight w:val="419"/>
        </w:trPr>
        <w:tc>
          <w:tcPr>
            <w:tcW w:w="243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07"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t>Recipe rating</w:t>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08"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4.3</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09"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0.6</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0A"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1.0</w:t>
            </w:r>
          </w:p>
        </w:tc>
        <w:tc>
          <w:tcPr>
            <w:tcW w:w="5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0B"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5.0</w:t>
            </w:r>
          </w:p>
        </w:tc>
      </w:tr>
      <w:tr w:rsidR="00066D29" w14:paraId="0BDC9912" w14:textId="77777777">
        <w:trPr>
          <w:trHeight w:val="419"/>
        </w:trPr>
        <w:tc>
          <w:tcPr>
            <w:tcW w:w="24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D"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t>Prep/cook time, minutes</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E"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48.5</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F"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32.4</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0"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1"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240</w:t>
            </w:r>
          </w:p>
        </w:tc>
      </w:tr>
    </w:tbl>
    <w:p w14:paraId="0BDC9913" w14:textId="77777777" w:rsidR="00066D29" w:rsidRDefault="00066D29">
      <w:pPr>
        <w:pStyle w:val="Default"/>
        <w:suppressAutoHyphens/>
        <w:spacing w:before="0" w:after="240" w:line="240" w:lineRule="auto"/>
        <w:rPr>
          <w:rFonts w:ascii="Times Roman" w:eastAsia="Times Roman" w:hAnsi="Times Roman" w:cs="Times Roman"/>
          <w:sz w:val="28"/>
          <w:szCs w:val="28"/>
        </w:rPr>
      </w:pPr>
    </w:p>
    <w:p w14:paraId="0BDC9914" w14:textId="77777777" w:rsidR="00066D29" w:rsidRDefault="00537065">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Preprocessing included removing incomplete recipes, standardizing ingredient names, converting ratings and time into numeric values, removing duplicates, and filtering extreme ingredient counts or preparation times. Histograms showed that most recipes had 5–15 ingredients, and scatterplots showed a mild positive relationship between number of ingredients and cooking steps.</w:t>
      </w:r>
    </w:p>
    <w:p w14:paraId="0BDC9915" w14:textId="77777777" w:rsidR="00066D29" w:rsidRDefault="00066D29">
      <w:pPr>
        <w:pStyle w:val="Default"/>
        <w:suppressAutoHyphens/>
        <w:spacing w:before="0" w:line="240" w:lineRule="auto"/>
        <w:rPr>
          <w:rFonts w:ascii="Times Roman" w:eastAsia="Times Roman" w:hAnsi="Times Roman" w:cs="Times Roman"/>
          <w:color w:val="808080"/>
          <w:sz w:val="28"/>
          <w:szCs w:val="28"/>
        </w:rPr>
      </w:pPr>
    </w:p>
    <w:p w14:paraId="0BDC9916" w14:textId="77777777" w:rsidR="00066D29" w:rsidRDefault="00537065">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lang w:val="de-DE"/>
        </w:rPr>
        <w:t>Scientific Paper Dataset</w:t>
      </w:r>
    </w:p>
    <w:p w14:paraId="0BDC9917" w14:textId="77777777" w:rsidR="00066D29" w:rsidRDefault="00537065">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The scientific dataset was collected using the ArXiv API and included titles, abstracts, authors, keywords, and metadata.</w:t>
      </w:r>
    </w:p>
    <w:tbl>
      <w:tblPr>
        <w:tblW w:w="48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41"/>
        <w:gridCol w:w="646"/>
        <w:gridCol w:w="974"/>
        <w:gridCol w:w="486"/>
        <w:gridCol w:w="526"/>
      </w:tblGrid>
      <w:tr w:rsidR="00066D29" w14:paraId="0BDC991D" w14:textId="77777777">
        <w:trPr>
          <w:trHeight w:val="580"/>
        </w:trPr>
        <w:tc>
          <w:tcPr>
            <w:tcW w:w="22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8"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lastRenderedPageBreak/>
              <w:t>Feature</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9"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Mean</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A"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Std. Dev.</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B"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Min</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C" w14:textId="77777777" w:rsidR="00066D29" w:rsidRDefault="00537065">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Max</w:t>
            </w:r>
          </w:p>
        </w:tc>
      </w:tr>
      <w:tr w:rsidR="00066D29" w14:paraId="0BDC9923" w14:textId="77777777">
        <w:trPr>
          <w:trHeight w:val="580"/>
        </w:trPr>
        <w:tc>
          <w:tcPr>
            <w:tcW w:w="223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1E" w14:textId="77777777" w:rsidR="00066D29" w:rsidRDefault="00537065">
            <w:pPr>
              <w:suppressAutoHyphens/>
              <w:outlineLvl w:val="0"/>
            </w:pPr>
            <w:commentRangeStart w:id="2"/>
            <w:r>
              <w:rPr>
                <w:rFonts w:ascii="Times Roman" w:hAnsi="Times Roman" w:cs="Arial Unicode MS"/>
                <w:color w:val="000000"/>
                <w14:textOutline w14:w="12700" w14:cap="flat" w14:cmpd="sng" w14:algn="ctr">
                  <w14:noFill/>
                  <w14:prstDash w14:val="solid"/>
                  <w14:miter w14:lim="400000"/>
                </w14:textOutline>
              </w:rPr>
              <w:t>Abstract length, words</w:t>
            </w:r>
            <w:commentRangeEnd w:id="2"/>
            <w:r>
              <w:rPr>
                <w:rStyle w:val="CommentReference"/>
              </w:rPr>
              <w:commentReference w:id="2"/>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1F"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185</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0"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54</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1"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72</w:t>
            </w:r>
          </w:p>
        </w:tc>
        <w:tc>
          <w:tcPr>
            <w:tcW w:w="5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2"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392</w:t>
            </w:r>
          </w:p>
        </w:tc>
      </w:tr>
      <w:tr w:rsidR="00066D29" w14:paraId="0BDC9929" w14:textId="77777777">
        <w:trPr>
          <w:trHeight w:val="419"/>
        </w:trPr>
        <w:tc>
          <w:tcPr>
            <w:tcW w:w="22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24"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t>Title length, words</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25"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11.4</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26"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4.8</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27"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28"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28</w:t>
            </w:r>
          </w:p>
        </w:tc>
      </w:tr>
      <w:tr w:rsidR="00066D29" w14:paraId="0BDC992F" w14:textId="77777777">
        <w:trPr>
          <w:trHeight w:val="419"/>
        </w:trPr>
        <w:tc>
          <w:tcPr>
            <w:tcW w:w="223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A"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t>Keywords per paper</w:t>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B"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5.6</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C"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2.1</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D"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w:t>
            </w:r>
          </w:p>
        </w:tc>
        <w:tc>
          <w:tcPr>
            <w:tcW w:w="5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E"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13</w:t>
            </w:r>
          </w:p>
        </w:tc>
      </w:tr>
      <w:tr w:rsidR="00066D29" w14:paraId="0BDC9935" w14:textId="77777777">
        <w:trPr>
          <w:trHeight w:val="419"/>
        </w:trPr>
        <w:tc>
          <w:tcPr>
            <w:tcW w:w="22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30" w14:textId="77777777" w:rsidR="00066D29" w:rsidRDefault="00537065">
            <w:pPr>
              <w:suppressAutoHyphens/>
              <w:outlineLvl w:val="0"/>
            </w:pPr>
            <w:r>
              <w:rPr>
                <w:rFonts w:ascii="Times Roman" w:hAnsi="Times Roman" w:cs="Arial Unicode MS"/>
                <w:color w:val="000000"/>
                <w14:textOutline w14:w="12700" w14:cap="flat" w14:cmpd="sng" w14:algn="ctr">
                  <w14:noFill/>
                  <w14:prstDash w14:val="solid"/>
                  <w14:miter w14:lim="400000"/>
                </w14:textOutline>
              </w:rPr>
              <w:t>Authors per paper</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31"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3.8</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32"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2.3</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33"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34" w14:textId="77777777" w:rsidR="00066D29" w:rsidRDefault="00537065">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14</w:t>
            </w:r>
          </w:p>
        </w:tc>
      </w:tr>
    </w:tbl>
    <w:p w14:paraId="0BDC9936" w14:textId="77777777" w:rsidR="00066D29" w:rsidRDefault="00066D29">
      <w:pPr>
        <w:pStyle w:val="Default"/>
        <w:suppressAutoHyphens/>
        <w:spacing w:before="0" w:after="240" w:line="240" w:lineRule="auto"/>
        <w:rPr>
          <w:rFonts w:ascii="Times Roman" w:eastAsia="Times Roman" w:hAnsi="Times Roman" w:cs="Times Roman"/>
          <w:sz w:val="28"/>
          <w:szCs w:val="28"/>
        </w:rPr>
      </w:pPr>
    </w:p>
    <w:p w14:paraId="0BDC9937" w14:textId="77777777" w:rsidR="00066D29" w:rsidRDefault="00537065">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Preprocessing included removing records with missing abstracts or titles, standardizing metadata fields, filtering extremely short abstracts, and removing duplicate entries. Histograms showed consistent abstract lengths, and correlation checks showed that semantic meaning was more important than numerical relationships.</w:t>
      </w:r>
    </w:p>
    <w:p w14:paraId="0BDC9938" w14:textId="77777777" w:rsidR="00066D29" w:rsidRDefault="00066D29">
      <w:pPr>
        <w:pStyle w:val="Default"/>
        <w:suppressAutoHyphens/>
        <w:spacing w:before="0" w:line="240" w:lineRule="auto"/>
        <w:rPr>
          <w:rFonts w:ascii="Times Roman" w:eastAsia="Times Roman" w:hAnsi="Times Roman" w:cs="Times Roman"/>
          <w:color w:val="808080"/>
          <w:sz w:val="28"/>
          <w:szCs w:val="28"/>
        </w:rPr>
      </w:pPr>
    </w:p>
    <w:p w14:paraId="0BDC9939" w14:textId="77777777" w:rsidR="00066D29" w:rsidRDefault="00537065">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rPr>
        <w:t>Normalization and Augmentation</w:t>
      </w:r>
    </w:p>
    <w:p w14:paraId="0BDC993A" w14:textId="77777777" w:rsidR="00066D29" w:rsidRDefault="00537065">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Traditional numerical scaling was not heavily required because the project mainly uses text-based retrieval. However, text normalization was applied by lowercasing text, cleaning special characters, standardizing labels, chunking documents, and converting text into GTE-Large embeddings stored in ChromaDB.</w:t>
      </w:r>
    </w:p>
    <w:p w14:paraId="0BDC993B" w14:textId="77777777" w:rsidR="00066D29" w:rsidRDefault="00537065">
      <w:pPr>
        <w:pStyle w:val="Default"/>
        <w:suppressAutoHyphens/>
        <w:spacing w:before="0" w:after="240" w:line="240" w:lineRule="auto"/>
        <w:rPr>
          <w:rFonts w:ascii="Times Roman" w:eastAsia="Times Roman" w:hAnsi="Times Roman" w:cs="Times Roman"/>
        </w:rPr>
      </w:pPr>
      <w:r>
        <w:rPr>
          <w:rFonts w:ascii="Times Roman" w:hAnsi="Times Roman"/>
          <w:sz w:val="28"/>
          <w:szCs w:val="28"/>
        </w:rPr>
        <w:t>Data augmentation was performed through Corrective RAG by rewriting weak queries, expanding domain-specific terminology, and retrying retrieval when document relevance was low. This improved retrieval coverage and helped reduce unsupported responses.</w:t>
      </w:r>
    </w:p>
    <w:p w14:paraId="0BDC993C" w14:textId="77777777" w:rsidR="00066D29" w:rsidRDefault="00537065">
      <w:pPr>
        <w:pStyle w:val="Body"/>
        <w:jc w:val="both"/>
        <w:rPr>
          <w:b/>
          <w:bCs/>
          <w:sz w:val="28"/>
          <w:szCs w:val="28"/>
        </w:rPr>
      </w:pPr>
      <w:r>
        <w:rPr>
          <w:sz w:val="24"/>
          <w:szCs w:val="24"/>
        </w:rPr>
        <w:t xml:space="preserve">      </w:t>
      </w:r>
    </w:p>
    <w:p w14:paraId="0BDC993D" w14:textId="77777777" w:rsidR="00066D29" w:rsidRDefault="00537065">
      <w:pPr>
        <w:pStyle w:val="Heading"/>
        <w:numPr>
          <w:ilvl w:val="0"/>
          <w:numId w:val="31"/>
        </w:numPr>
      </w:pPr>
      <w:bookmarkStart w:id="7" w:name="_Toc7"/>
      <w:r>
        <w:rPr>
          <w:rFonts w:eastAsia="Arial Unicode MS" w:cs="Arial Unicode MS"/>
        </w:rPr>
        <w:t>Methodology</w:t>
      </w:r>
      <w:bookmarkEnd w:id="7"/>
    </w:p>
    <w:p w14:paraId="0BDC993E" w14:textId="77777777" w:rsidR="00066D29" w:rsidRDefault="00537065">
      <w:pPr>
        <w:pStyle w:val="Body"/>
      </w:pPr>
      <w:r>
        <w:t xml:space="preserve">The project uses a </w:t>
      </w:r>
      <w:r>
        <w:rPr>
          <w:b/>
          <w:bCs/>
        </w:rPr>
        <w:t>supervisor-based multi-agent Retrieval-Augmented Generation (RAG) architecture</w:t>
      </w:r>
      <w:r>
        <w:t xml:space="preserve"> with a shared </w:t>
      </w:r>
      <w:r>
        <w:rPr>
          <w:b/>
          <w:bCs/>
        </w:rPr>
        <w:t>Corrective RAG (CRAG)</w:t>
      </w:r>
      <w:r>
        <w:t xml:space="preserve"> pipeline. A supervisor agent first classifies the user query and routes it to a domain-specific agent (industrial, recipe, or scientific). Each agent retrieves relevant documents, evaluates their quality, optionally rewrites the query, and generates a grounded response.</w:t>
      </w:r>
    </w:p>
    <w:p w14:paraId="0BDC993F" w14:textId="77777777" w:rsidR="00066D29" w:rsidRDefault="00066D29">
      <w:pPr>
        <w:pStyle w:val="Body"/>
      </w:pPr>
    </w:p>
    <w:p w14:paraId="0BDC9940" w14:textId="77777777" w:rsidR="00066D29" w:rsidRDefault="00066D29">
      <w:pPr>
        <w:pStyle w:val="Body"/>
      </w:pPr>
    </w:p>
    <w:p w14:paraId="0BDC9941" w14:textId="77777777" w:rsidR="00066D29" w:rsidRDefault="00537065">
      <w:pPr>
        <w:pStyle w:val="Body"/>
        <w:rPr>
          <w:b/>
          <w:bCs/>
        </w:rPr>
      </w:pPr>
      <w:r>
        <w:rPr>
          <w:b/>
          <w:bCs/>
        </w:rPr>
        <w:t>Models and Justification</w:t>
      </w:r>
    </w:p>
    <w:p w14:paraId="0BDC9942" w14:textId="77777777" w:rsidR="00066D29" w:rsidRDefault="00537065">
      <w:pPr>
        <w:pStyle w:val="Body"/>
        <w:numPr>
          <w:ilvl w:val="0"/>
          <w:numId w:val="33"/>
        </w:numPr>
      </w:pPr>
      <w:del w:id="1005" w:author="Claude" w:date="2026-05-01T00:00:00Z">
        <w:r>
          <w:rPr>
            <w:b/>
            <w:bCs/>
            <w:lang w:val="it-IT"/>
          </w:rPr>
          <w:delText>LLM (Gemma / Gemini):</w:delText>
        </w:r>
      </w:del>
      <w:ins w:id="1006" w:author="Claude" w:date="2026-05-01T00:00:00Z">
        <w:r>
          <w:rPr>
            <w:b/>
            <w:bCs/>
          </w:rPr>
          <w:t>LLM (Gemini Flash, with optional local Gemma fallback):</w:t>
        </w:r>
      </w:ins>
      <w:r>
        <w:t xml:space="preserve"> used for routing, query rewriting, and response generation due to strong reasoning and generalization</w:t>
      </w:r>
    </w:p>
    <w:p w14:paraId="0BDC9943" w14:textId="77777777" w:rsidR="00066D29" w:rsidRDefault="00537065">
      <w:pPr>
        <w:pStyle w:val="Body"/>
        <w:numPr>
          <w:ilvl w:val="0"/>
          <w:numId w:val="33"/>
        </w:numPr>
      </w:pPr>
      <w:r>
        <w:rPr>
          <w:b/>
          <w:bCs/>
        </w:rPr>
        <w:t>Embedding Model (GTE-Large):</w:t>
      </w:r>
      <w:r>
        <w:t xml:space="preserve"> used for semantic similarity and retrieval</w:t>
      </w:r>
    </w:p>
    <w:p w14:paraId="0BDC9944" w14:textId="77777777" w:rsidR="00066D29" w:rsidRDefault="00537065">
      <w:pPr>
        <w:pStyle w:val="Body"/>
        <w:numPr>
          <w:ilvl w:val="0"/>
          <w:numId w:val="33"/>
        </w:numPr>
      </w:pPr>
      <w:r>
        <w:rPr>
          <w:b/>
          <w:bCs/>
          <w:lang w:val="nl-NL"/>
        </w:rPr>
        <w:lastRenderedPageBreak/>
        <w:t>Vector Database (ChromaDB):</w:t>
      </w:r>
      <w:r>
        <w:t xml:space="preserve"> stores embeddings in domain-specific collections</w:t>
      </w:r>
    </w:p>
    <w:p w14:paraId="0BDC9945" w14:textId="77777777" w:rsidR="00066D29" w:rsidRDefault="00537065">
      <w:pPr>
        <w:pStyle w:val="Body"/>
      </w:pPr>
      <w:r>
        <w:t>These pretrained models were chosen to avoid training from scratch while maintaining strong performance across tasks.</w:t>
      </w:r>
    </w:p>
    <w:p w14:paraId="0BDC9946" w14:textId="77777777" w:rsidR="00066D29" w:rsidRDefault="00066D29">
      <w:pPr>
        <w:pStyle w:val="Body"/>
      </w:pPr>
    </w:p>
    <w:p w14:paraId="0BDC9947" w14:textId="77777777" w:rsidR="00066D29" w:rsidRDefault="00537065">
      <w:pPr>
        <w:pStyle w:val="Body"/>
      </w:pPr>
      <w:r>
        <w:t>Neural Network Type</w:t>
      </w:r>
    </w:p>
    <w:p w14:paraId="0BDC9948" w14:textId="77777777" w:rsidR="00066D29" w:rsidRDefault="00537065">
      <w:pPr>
        <w:pStyle w:val="Body"/>
        <w:numPr>
          <w:ilvl w:val="0"/>
          <w:numId w:val="34"/>
        </w:numPr>
      </w:pPr>
      <w:r>
        <w:t>Transformer-based architectures (attention-based models)</w:t>
      </w:r>
    </w:p>
    <w:p w14:paraId="0BDC9949" w14:textId="77777777" w:rsidR="00066D29" w:rsidRDefault="00537065">
      <w:pPr>
        <w:pStyle w:val="Body"/>
        <w:numPr>
          <w:ilvl w:val="0"/>
          <w:numId w:val="34"/>
        </w:numPr>
      </w:pPr>
      <w:r>
        <w:t>No RNN/CNN or custom neural networks were trained</w:t>
      </w:r>
    </w:p>
    <w:p w14:paraId="0BDC994A" w14:textId="77777777" w:rsidR="00066D29" w:rsidRDefault="00066D29">
      <w:pPr>
        <w:pStyle w:val="Body"/>
      </w:pPr>
    </w:p>
    <w:p w14:paraId="0BDC994B" w14:textId="77777777" w:rsidR="00066D29" w:rsidRDefault="00537065">
      <w:pPr>
        <w:pStyle w:val="Body"/>
      </w:pPr>
      <w:r>
        <w:t>Training and Validation</w:t>
      </w:r>
    </w:p>
    <w:p w14:paraId="0BDC994C" w14:textId="77777777" w:rsidR="00066D29" w:rsidRDefault="00537065">
      <w:pPr>
        <w:pStyle w:val="Body"/>
        <w:numPr>
          <w:ilvl w:val="0"/>
          <w:numId w:val="34"/>
        </w:numPr>
      </w:pPr>
      <w:r>
        <w:t>No traditional training or cost functions used</w:t>
      </w:r>
    </w:p>
    <w:p w14:paraId="0BDC994D" w14:textId="77777777" w:rsidR="00066D29" w:rsidRDefault="00537065">
      <w:pPr>
        <w:pStyle w:val="Body"/>
        <w:numPr>
          <w:ilvl w:val="0"/>
          <w:numId w:val="34"/>
        </w:numPr>
      </w:pPr>
      <w:r>
        <w:t>Relies on pretrained models and prompt tuning</w:t>
      </w:r>
    </w:p>
    <w:p w14:paraId="0BDC994E" w14:textId="77777777" w:rsidR="00066D29" w:rsidRDefault="00537065">
      <w:pPr>
        <w:pStyle w:val="Body"/>
        <w:numPr>
          <w:ilvl w:val="0"/>
          <w:numId w:val="34"/>
        </w:numPr>
      </w:pPr>
      <w:r>
        <w:t xml:space="preserve">Evaluated using a </w:t>
      </w:r>
      <w:r>
        <w:rPr>
          <w:b/>
          <w:bCs/>
        </w:rPr>
        <w:t>hold-out test set</w:t>
      </w:r>
      <w:r>
        <w:t xml:space="preserve"> (150 queries across 3 domains)</w:t>
      </w:r>
    </w:p>
    <w:p w14:paraId="0BDC994F" w14:textId="77777777" w:rsidR="00066D29" w:rsidRDefault="00066D29">
      <w:pPr>
        <w:pStyle w:val="Body"/>
      </w:pPr>
    </w:p>
    <w:p w14:paraId="0BDC9950" w14:textId="77777777" w:rsidR="00066D29" w:rsidRDefault="00537065">
      <w:pPr>
        <w:pStyle w:val="Body"/>
      </w:pPr>
      <w:r>
        <w:t>Evaluation Metrics</w:t>
      </w:r>
    </w:p>
    <w:p w14:paraId="0BDC9951" w14:textId="77777777" w:rsidR="00066D29" w:rsidRDefault="00537065">
      <w:pPr>
        <w:pStyle w:val="Body"/>
        <w:numPr>
          <w:ilvl w:val="0"/>
          <w:numId w:val="34"/>
        </w:numPr>
      </w:pPr>
      <w:r>
        <w:t>Routing accuracy</w:t>
      </w:r>
    </w:p>
    <w:p w14:paraId="0BDC9952" w14:textId="77777777" w:rsidR="00066D29" w:rsidRDefault="00537065">
      <w:pPr>
        <w:pStyle w:val="Body"/>
        <w:numPr>
          <w:ilvl w:val="0"/>
          <w:numId w:val="34"/>
        </w:numPr>
      </w:pPr>
      <w:r>
        <w:rPr>
          <w:lang w:val="it-IT"/>
        </w:rPr>
        <w:t>Precision@5</w:t>
      </w:r>
    </w:p>
    <w:p w14:paraId="0BDC9953" w14:textId="77777777" w:rsidR="00066D29" w:rsidRDefault="00537065">
      <w:pPr>
        <w:pStyle w:val="Body"/>
        <w:numPr>
          <w:ilvl w:val="0"/>
          <w:numId w:val="34"/>
        </w:numPr>
      </w:pPr>
      <w:r>
        <w:t>Hallucination rate</w:t>
      </w:r>
    </w:p>
    <w:p w14:paraId="0BDC9954" w14:textId="77777777" w:rsidR="00066D29" w:rsidRDefault="00537065">
      <w:pPr>
        <w:pStyle w:val="Body"/>
        <w:numPr>
          <w:ilvl w:val="0"/>
          <w:numId w:val="34"/>
        </w:numPr>
      </w:pPr>
      <w:r>
        <w:t>Task completion rate</w:t>
      </w:r>
    </w:p>
    <w:p w14:paraId="0BDC9955" w14:textId="77777777" w:rsidR="00066D29" w:rsidRDefault="00066D29">
      <w:pPr>
        <w:pStyle w:val="Body"/>
      </w:pPr>
    </w:p>
    <w:p w14:paraId="0BDC9956" w14:textId="77777777" w:rsidR="00066D29" w:rsidRDefault="00537065">
      <w:pPr>
        <w:pStyle w:val="Body"/>
      </w:pPr>
      <w:r>
        <w:t>Advantages and Limitations</w:t>
      </w:r>
    </w:p>
    <w:p w14:paraId="0BDC9957" w14:textId="77777777" w:rsidR="00066D29" w:rsidRDefault="00537065">
      <w:pPr>
        <w:pStyle w:val="Body"/>
      </w:pPr>
      <w:r>
        <w:t>Advantages:</w:t>
      </w:r>
    </w:p>
    <w:p w14:paraId="0BDC9958" w14:textId="77777777" w:rsidR="00066D29" w:rsidRDefault="00537065">
      <w:pPr>
        <w:pStyle w:val="Body"/>
        <w:numPr>
          <w:ilvl w:val="0"/>
          <w:numId w:val="34"/>
        </w:numPr>
      </w:pPr>
      <w:r>
        <w:t>Improved retrieval accuracy through domain separation</w:t>
      </w:r>
    </w:p>
    <w:p w14:paraId="0BDC9959" w14:textId="77777777" w:rsidR="00066D29" w:rsidRDefault="00537065">
      <w:pPr>
        <w:pStyle w:val="Body"/>
        <w:numPr>
          <w:ilvl w:val="0"/>
          <w:numId w:val="34"/>
        </w:numPr>
      </w:pPr>
      <w:r>
        <w:t>Reduced hallucination using CRAG</w:t>
      </w:r>
    </w:p>
    <w:p w14:paraId="0BDC995A" w14:textId="77777777" w:rsidR="00066D29" w:rsidRDefault="00537065">
      <w:pPr>
        <w:pStyle w:val="Body"/>
        <w:numPr>
          <w:ilvl w:val="0"/>
          <w:numId w:val="34"/>
        </w:numPr>
      </w:pPr>
      <w:r>
        <w:t>Scalable and modular design</w:t>
      </w:r>
    </w:p>
    <w:p w14:paraId="0BDC995B" w14:textId="77777777" w:rsidR="00066D29" w:rsidRDefault="00537065">
      <w:pPr>
        <w:pStyle w:val="Body"/>
      </w:pPr>
      <w:r>
        <w:rPr>
          <w:lang w:val="fr-FR"/>
        </w:rPr>
        <w:t>Limitations:</w:t>
      </w:r>
    </w:p>
    <w:p w14:paraId="0BDC995C" w14:textId="77777777" w:rsidR="00066D29" w:rsidRDefault="00537065">
      <w:pPr>
        <w:pStyle w:val="Body"/>
        <w:numPr>
          <w:ilvl w:val="0"/>
          <w:numId w:val="34"/>
        </w:numPr>
      </w:pPr>
      <w:r>
        <w:t>Increased latency</w:t>
      </w:r>
    </w:p>
    <w:p w14:paraId="0BDC995D" w14:textId="77777777" w:rsidR="00066D29" w:rsidRDefault="00537065">
      <w:pPr>
        <w:pStyle w:val="Body"/>
        <w:numPr>
          <w:ilvl w:val="0"/>
          <w:numId w:val="34"/>
        </w:numPr>
      </w:pPr>
      <w:r>
        <w:t>Depends on correct routing</w:t>
      </w:r>
    </w:p>
    <w:p w14:paraId="0BDC995E" w14:textId="77777777" w:rsidR="00066D29" w:rsidRDefault="00537065">
      <w:pPr>
        <w:pStyle w:val="Body"/>
        <w:numPr>
          <w:ilvl w:val="0"/>
          <w:numId w:val="34"/>
        </w:numPr>
      </w:pPr>
      <w:r>
        <w:t>Limited to predefined domains</w:t>
      </w:r>
    </w:p>
    <w:p w14:paraId="0BDC995F" w14:textId="77777777" w:rsidR="00066D29" w:rsidRDefault="00066D29">
      <w:pPr>
        <w:pStyle w:val="Body"/>
      </w:pPr>
    </w:p>
    <w:p w14:paraId="0BDC9960" w14:textId="77777777" w:rsidR="00066D29" w:rsidRDefault="00537065">
      <w:pPr>
        <w:pStyle w:val="Body"/>
      </w:pPr>
      <w:r>
        <w:t>Comparison to Traditional ML</w:t>
      </w:r>
    </w:p>
    <w:p w14:paraId="0BDC9961" w14:textId="77777777" w:rsidR="00066D29" w:rsidRDefault="00537065">
      <w:pPr>
        <w:pStyle w:val="Body"/>
        <w:numPr>
          <w:ilvl w:val="0"/>
          <w:numId w:val="34"/>
        </w:numPr>
      </w:pPr>
      <w:r>
        <w:t>Uses semantic embeddings instead of manual feature engineering</w:t>
      </w:r>
    </w:p>
    <w:p w14:paraId="0BDC9962" w14:textId="77777777" w:rsidR="00066D29" w:rsidRDefault="00537065">
      <w:pPr>
        <w:pStyle w:val="Body"/>
        <w:numPr>
          <w:ilvl w:val="0"/>
          <w:numId w:val="34"/>
        </w:numPr>
      </w:pPr>
      <w:r>
        <w:t>No supervised training required</w:t>
      </w:r>
    </w:p>
    <w:p w14:paraId="0BDC9963" w14:textId="77777777" w:rsidR="00066D29" w:rsidRDefault="00537065">
      <w:pPr>
        <w:pStyle w:val="Body"/>
        <w:numPr>
          <w:ilvl w:val="0"/>
          <w:numId w:val="34"/>
        </w:numPr>
      </w:pPr>
      <w:r>
        <w:t>Better contextual understanding than traditional classifiers</w:t>
      </w:r>
    </w:p>
    <w:p w14:paraId="0BDC9964" w14:textId="77777777" w:rsidR="00066D29" w:rsidRDefault="00066D29">
      <w:pPr>
        <w:pStyle w:val="Body"/>
      </w:pPr>
    </w:p>
    <w:p w14:paraId="0BDC9965" w14:textId="77777777" w:rsidR="00066D29" w:rsidRDefault="00537065">
      <w:pPr>
        <w:pStyle w:val="Body"/>
      </w:pPr>
      <w:r>
        <w:t>Assumptions and Tools</w:t>
      </w:r>
    </w:p>
    <w:p w14:paraId="0BDC9966" w14:textId="77777777" w:rsidR="00066D29" w:rsidRDefault="00537065">
      <w:pPr>
        <w:pStyle w:val="Body"/>
        <w:numPr>
          <w:ilvl w:val="0"/>
          <w:numId w:val="34"/>
        </w:numPr>
      </w:pPr>
      <w:r>
        <w:t>Assumes queries can be mapped to a domain</w:t>
      </w:r>
    </w:p>
    <w:p w14:paraId="0BDC9967" w14:textId="77777777" w:rsidR="00066D29" w:rsidRDefault="00537065">
      <w:pPr>
        <w:pStyle w:val="Body"/>
        <w:numPr>
          <w:ilvl w:val="0"/>
          <w:numId w:val="34"/>
        </w:numPr>
      </w:pPr>
      <w:r>
        <w:t xml:space="preserve">Uses Python, LangChain/LangGraph, ChromaDB, and pretrained LLMs and embeddings </w:t>
      </w:r>
    </w:p>
    <w:p w14:paraId="0BDC9968" w14:textId="77777777" w:rsidR="00066D29" w:rsidRDefault="00066D29">
      <w:pPr>
        <w:pStyle w:val="Body"/>
      </w:pPr>
    </w:p>
    <w:p w14:paraId="0BDC9969" w14:textId="77777777" w:rsidR="00066D29" w:rsidRDefault="00537065">
      <w:pPr>
        <w:pStyle w:val="Body"/>
      </w:pPr>
      <w:r>
        <w:t>Effectiveness</w:t>
      </w:r>
    </w:p>
    <w:p w14:paraId="0BDC996A" w14:textId="77777777" w:rsidR="00066D29" w:rsidRDefault="00537065">
      <w:pPr>
        <w:pStyle w:val="Body"/>
      </w:pPr>
      <w:r>
        <w:t>This methodology improves accuracy, retrieval quality, and reliability compared to a single monolithic RAG system.</w:t>
      </w:r>
    </w:p>
    <w:p w14:paraId="0BDC996B" w14:textId="77777777" w:rsidR="00066D29" w:rsidRDefault="00066D29">
      <w:pPr>
        <w:pStyle w:val="Body"/>
        <w:jc w:val="both"/>
        <w:rPr>
          <w:b/>
          <w:bCs/>
          <w:sz w:val="28"/>
          <w:szCs w:val="28"/>
        </w:rPr>
      </w:pPr>
    </w:p>
    <w:p w14:paraId="0BDC996C" w14:textId="77777777" w:rsidR="00066D29" w:rsidRDefault="00537065">
      <w:pPr>
        <w:pStyle w:val="Heading"/>
        <w:numPr>
          <w:ilvl w:val="0"/>
          <w:numId w:val="35"/>
        </w:numPr>
      </w:pPr>
      <w:bookmarkStart w:id="8" w:name="_Toc8"/>
      <w:del w:id="1003" w:author="Claude" w:date="2026-05-01T00:00:00Z">
        <w:r>
          <w:rPr>
            <w:rFonts w:eastAsia="Arial Unicode MS" w:cs="Arial Unicode MS"/>
          </w:rPr>
          <w:delText xml:space="preserve">Results and INterpretation </w:delText>
        </w:r>
      </w:del>
      <w:ins w:id="1004" w:author="Claude" w:date="2026-05-01T00:00:00Z">
        <w:r>
          <w:rPr>
            <w:rFonts w:eastAsia="Arial Unicode MS" w:cs="Arial Unicode MS"/>
          </w:rPr>
          <w:t xml:space="preserve">Results and Interpretation </w:t>
        </w:r>
      </w:ins>
      <w:bookmarkEnd w:id="8"/>
    </w:p>
    <w:p>
      <w:pPr>
        <w:pStyle w:val="Body"/>
        <w:rPr>
          <w:ins w:id="1023" w:author="Claude" w:date="2026-05-01T00:00:00Z"/>
        </w:rPr>
      </w:pPr>
      <w:ins w:id="1024" w:author="Claude" w:date="2026-05-01T00:00:00Z">
        <w:r>
          <w:t xml:space="preserve">This section reports the outcome of the 150-query formal evaluation harness implemented in §21.7 of the companion notebook, which compares the multi-agent CRAG workflow against a single monolithic RAG baseline. Both systems were evaluated on the same labeled query set: 50 industrial troubleshooting queries, 50 recipe queries, and 50 scientific summarization queries. Metrics were computed by an LLM judge against per-query gold labels for routing and against retrieved document contents for grounding.</w:t>
        </w:r>
      </w:ins>
    </w:p>
    <w:p>
      <w:pPr>
        <w:pStyle w:val="Body"/>
        <w:rPr>
          <w:ins w:id="1025" w:author="Claude" w:date="2026-05-01T00:00:00Z"/>
          <w:b/>
          <w:bCs/>
        </w:rPr>
      </w:pPr>
      <w:ins w:id="1026" w:author="Claude" w:date="2026-05-01T00:00:00Z">
        <w:r>
          <w:rPr>
            <w:b/>
            <w:bCs/>
          </w:rPr>
          <w:t xml:space="preserve">Aggregate Results (n = 150)</w:t>
        </w:r>
      </w:ins>
    </w:p>
    <w:p>
      <w:pPr>
        <w:pStyle w:val="Body"/>
        <w:rPr>
          <w:ins w:id="1027" w:author="Claude" w:date="2026-05-01T00:00:00Z"/>
        </w:rPr>
      </w:pPr>
      <w:ins w:id="1028" w:author="Claude" w:date="2026-05-01T00:00:00Z">
        <w:r>
          <w:rPr>
            <w:b/>
            <w:bCs/>
          </w:rPr>
          <w:t xml:space="preserve">Multi-agent CRAG. </w:t>
        </w:r>
      </w:ins>
      <w:ins w:id="1029" w:author="Claude" w:date="2026-05-01T00:00:00Z">
        <w:r>
          <w:t xml:space="preserve">n = 150, routing accuracy = 100.0%, retrieval precision@5 = 100.0%, raw hallucination rate = 42.0%, unblocked hallucination rate (after the CRAG grounding validator) = 12.0%, task completion rate = 100.0%, mean total latency = 26.75 s.</w:t>
        </w:r>
      </w:ins>
    </w:p>
    <w:p>
      <w:pPr>
        <w:pStyle w:val="Body"/>
        <w:rPr>
          <w:ins w:id="1030" w:author="Claude" w:date="2026-05-01T00:00:00Z"/>
        </w:rPr>
      </w:pPr>
      <w:ins w:id="1031" w:author="Claude" w:date="2026-05-01T00:00:00Z">
        <w:r>
          <w:rPr>
            <w:b/>
            <w:bCs/>
          </w:rPr>
          <w:t xml:space="preserve">Monolithic RAG baseline. </w:t>
        </w:r>
      </w:ins>
      <w:ins w:id="1032" w:author="Claude" w:date="2026-05-01T00:00:00Z">
        <w:r>
          <w:t xml:space="preserve">n = 150, routing not applicable (single pooled collection), retrieval precision@5 = 98.3%, hallucination rate = 21.3% (no validator, so raw and unblocked rates are identical), task completion rate = 97.3%, mean total latency = 6.03 s.</w:t>
        </w:r>
      </w:ins>
    </w:p>
    <w:p>
      <w:pPr>
        <w:pStyle w:val="Body"/>
        <w:rPr>
          <w:ins w:id="1033" w:author="Claude" w:date="2026-05-01T00:00:00Z"/>
          <w:b/>
          <w:bCs/>
        </w:rPr>
      </w:pPr>
      <w:ins w:id="1034" w:author="Claude" w:date="2026-05-01T00:00:00Z">
        <w:r>
          <w:rPr>
            <w:b/>
            <w:bCs/>
          </w:rPr>
          <w:t xml:space="preserve">Per-Domain Latency</w:t>
        </w:r>
      </w:ins>
    </w:p>
    <w:p>
      <w:pPr>
        <w:pStyle w:val="Body"/>
        <w:rPr>
          <w:ins w:id="1035" w:author="Claude" w:date="2026-05-01T00:00:00Z"/>
        </w:rPr>
      </w:pPr>
      <w:ins w:id="1036" w:author="Claude" w:date="2026-05-01T00:00:00Z">
        <w:r>
          <w:t xml:space="preserve">Multi-agent CRAG averaged 14.68 s per query in the industrial domain, 20.79 s in the recipe domain, and 43.28 s in the scientific domain. Monolithic RAG averaged 3.51 s, 5.64 s, and 8.56 s for the same three domains, giving CRAG/monolithic slowdown ratios of 4.2× (industrial), 3.7× (recipe), and 5.0× (scientific). The scientific domain is the worst case because the ArXiv-backfill agent issues additional metadata lookups when local retrieval is weak, and because scientific answers are longer and trigger more rewrite/grounding cycles.</w:t>
        </w:r>
      </w:ins>
    </w:p>
    <w:p>
      <w:pPr>
        <w:pStyle w:val="Body"/>
        <w:rPr>
          <w:ins w:id="1037" w:author="Claude" w:date="2026-05-01T00:00:00Z"/>
          <w:b/>
          <w:bCs/>
        </w:rPr>
      </w:pPr>
      <w:ins w:id="1038" w:author="Claude" w:date="2026-05-01T00:00:00Z">
        <w:r>
          <w:rPr>
            <w:b/>
            <w:bCs/>
          </w:rPr>
          <w:t xml:space="preserve">Hallucination Detection</w:t>
        </w:r>
      </w:ins>
    </w:p>
    <w:p>
      <w:pPr>
        <w:pStyle w:val="Body"/>
        <w:rPr>
          <w:ins w:id="1039" w:author="Claude" w:date="2026-05-01T00:00:00Z"/>
        </w:rPr>
      </w:pPr>
      <w:ins w:id="1040" w:author="Claude" w:date="2026-05-01T00:00:00Z">
        <w:r>
          <w:t xml:space="preserve">The two hallucination rates above measure the same outputs through different lenses. The raw rate counts the proportion of generations that the judge flagged as containing at least one unsupported claim before the CRAG validator runs; the unblocked rate counts the proportion that survived the validator and reached the user. Multi-agent CRAG starts with a higher raw rate (42.0% vs 21.3%) because per-domain prompts produce richer answers with more verifiable claims (nutrition %DV breakdowns, ArXiv IDs, fault-code metadata), giving the judge more surface area to flag. After the validator runs the rate drops to 12.0% — a roughly 30-point reduction that the monolithic baseline cannot match because it has no post-generation grounding check.</w:t>
        </w:r>
      </w:ins>
    </w:p>
    <w:p>
      <w:pPr>
        <w:pStyle w:val="Body"/>
        <w:rPr>
          <w:ins w:id="1041" w:author="Claude" w:date="2026-05-01T00:00:00Z"/>
          <w:b/>
          <w:bCs/>
        </w:rPr>
      </w:pPr>
      <w:ins w:id="1042" w:author="Claude" w:date="2026-05-01T00:00:00Z">
        <w:r>
          <w:rPr>
            <w:b/>
            <w:bCs/>
          </w:rPr>
          <w:t xml:space="preserve">Routing and Retrieval Quality</w:t>
        </w:r>
      </w:ins>
    </w:p>
    <w:p>
      <w:pPr>
        <w:pStyle w:val="Body"/>
        <w:rPr>
          <w:ins w:id="1043" w:author="Claude" w:date="2026-05-01T00:00:00Z"/>
        </w:rPr>
      </w:pPr>
      <w:ins w:id="1044" w:author="Claude" w:date="2026-05-01T00:00:00Z">
        <w:r>
          <w:t xml:space="preserve">On the labeled set, both routing accuracy and precision@5 reached 100% for the multi-agent system. This headline reflects the difficulty of the eval set as much as the system: each of the 150 queries is a clear single-domain question (e.g., "My PowerFlex 525 drive shows fault F004 — what should I check?"), so the supervisor router rarely has to make a hard call. Routing accuracy on a deliberately ambiguous tranche would almost certainly be lower; treat the 100% headline as evidence that the easy cases work, not that routing is solved.</w:t>
        </w:r>
      </w:ins>
    </w:p>
    <w:p>
      <w:pPr>
        <w:pStyle w:val="Body"/>
        <w:rPr>
          <w:ins w:id="1045" w:author="Claude" w:date="2026-05-01T00:00:00Z"/>
          <w:b/>
          <w:bCs/>
        </w:rPr>
      </w:pPr>
      <w:ins w:id="1046" w:author="Claude" w:date="2026-05-01T00:00:00Z">
        <w:r>
          <w:rPr>
            <w:b/>
            <w:bCs/>
          </w:rPr>
          <w:t xml:space="preserve">Notes on Methodology</w:t>
        </w:r>
      </w:ins>
    </w:p>
    <w:p>
      <w:pPr>
        <w:pStyle w:val="Body"/>
        <w:rPr>
          <w:ins w:id="1047" w:author="Claude" w:date="2026-05-01T00:00:00Z"/>
        </w:rPr>
      </w:pPr>
      <w:ins w:id="1048" w:author="Claude" w:date="2026-05-01T00:00:00Z">
        <w:r>
          <w:t xml:space="preserve">All numbers above use a single LLM-based judge applied to every (query, system, output) triple. With n = 50 per domain, the 95% confidence interval on a ~20% rate is approximately ±11 percentage points; differences smaller than that should not be over-interpreted. The clarify, synthesis, and web-search-fallback routes are demonstrated qualitatively in the live demo (notebook §12.5) but are not part of the 150-query quantitative harness and therefore have no aggregate metrics in this section.</w:t>
        </w:r>
      </w:ins>
    </w:p>
    <w:p w14:paraId="0BDC996D" w14:textId="77777777" w:rsidR="00066D29" w:rsidRDefault="00537065">
      <w:pPr>
        <w:pStyle w:val="Body"/>
        <w:jc w:val="both"/>
        <w:rPr>
          <w:del w:id="1091" w:author="Claude" w:date="2026-05-01T00:00:00Z"/>
          <w:sz w:val="24"/>
          <w:szCs w:val="24"/>
        </w:rPr>
      </w:pPr>
      <w:del w:id="1089" w:author="Claude" w:date="2026-05-01T00:00:00Z">
        <w:r>
          <w:rPr>
            <w:sz w:val="28"/>
            <w:szCs w:val="28"/>
            <w:lang w:val="pt-PT"/>
          </w:rPr>
          <w:delText>[</w:delText>
        </w:r>
      </w:del>
      <w:del w:id="1090" w:author="Claude" w:date="2026-05-01T00:00:00Z">
        <w:r>
          <w:rPr>
            <w:sz w:val="24"/>
            <w:szCs w:val="24"/>
            <w:lang w:val="de-DE"/>
          </w:rPr>
          <w:delText>Enter Text Here.]</w:delText>
        </w:r>
      </w:del>
    </w:p>
    <w:p w14:paraId="0BDC996E" w14:textId="77777777" w:rsidR="00066D29" w:rsidRDefault="00537065">
      <w:pPr>
        <w:pStyle w:val="ListParagraph"/>
        <w:numPr>
          <w:ilvl w:val="0"/>
          <w:numId w:val="37"/>
        </w:numPr>
        <w:jc w:val="both"/>
        <w:rPr>
          <w:del w:id="1093" w:author="Claude" w:date="2026-05-01T00:00:00Z"/>
          <w:sz w:val="24"/>
          <w:szCs w:val="24"/>
        </w:rPr>
      </w:pPr>
      <w:del w:id="1092" w:author="Claude" w:date="2026-05-01T00:00:00Z">
        <w:r>
          <w:rPr>
            <w:sz w:val="24"/>
            <w:szCs w:val="24"/>
          </w:rPr>
          <w:delText>Interpret and explain the outcome of your models (coefficients, parameters, errors, etc...)</w:delText>
        </w:r>
      </w:del>
    </w:p>
    <w:p w14:paraId="0BDC996F" w14:textId="77777777" w:rsidR="00066D29" w:rsidRDefault="00537065">
      <w:pPr>
        <w:pStyle w:val="ListParagraph"/>
        <w:numPr>
          <w:ilvl w:val="0"/>
          <w:numId w:val="37"/>
        </w:numPr>
        <w:rPr>
          <w:del w:id="1095" w:author="Claude" w:date="2026-05-01T00:00:00Z"/>
          <w:sz w:val="24"/>
          <w:szCs w:val="24"/>
        </w:rPr>
      </w:pPr>
      <w:del w:id="1094" w:author="Claude" w:date="2026-05-01T00:00:00Z">
        <w:r>
          <w:rPr>
            <w:sz w:val="24"/>
            <w:szCs w:val="24"/>
          </w:rPr>
          <w:delText>Model performance and evaluations</w:delText>
        </w:r>
      </w:del>
    </w:p>
    <w:p w14:paraId="0BDC9970" w14:textId="77777777" w:rsidR="00066D29" w:rsidRDefault="00537065">
      <w:pPr>
        <w:pStyle w:val="ListParagraph"/>
        <w:numPr>
          <w:ilvl w:val="1"/>
          <w:numId w:val="37"/>
        </w:numPr>
        <w:jc w:val="both"/>
        <w:rPr>
          <w:del w:id="1097" w:author="Claude" w:date="2026-05-01T00:00:00Z"/>
          <w:sz w:val="24"/>
          <w:szCs w:val="24"/>
        </w:rPr>
      </w:pPr>
      <w:del w:id="1096" w:author="Claude" w:date="2026-05-01T00:00:00Z">
        <w:r>
          <w:rPr>
            <w:sz w:val="24"/>
            <w:szCs w:val="24"/>
          </w:rPr>
          <w:delText xml:space="preserve">Interpret and explain your results in terms </w:delText>
        </w:r>
      </w:del>
    </w:p>
    <w:p w14:paraId="0BDC9971" w14:textId="77777777" w:rsidR="00066D29" w:rsidRDefault="00537065">
      <w:pPr>
        <w:pStyle w:val="ListParagraph"/>
        <w:numPr>
          <w:ilvl w:val="1"/>
          <w:numId w:val="37"/>
        </w:numPr>
        <w:rPr>
          <w:del w:id="1099" w:author="Claude" w:date="2026-05-01T00:00:00Z"/>
          <w:b/>
          <w:bCs/>
          <w:sz w:val="24"/>
          <w:szCs w:val="24"/>
        </w:rPr>
      </w:pPr>
      <w:del w:id="1098" w:author="Claude" w:date="2026-05-01T00:00:00Z">
        <w:r>
          <w:rPr>
            <w:sz w:val="24"/>
            <w:szCs w:val="24"/>
          </w:rPr>
          <w:delText>Accuracy, Losses, visual plotting, precision, recall, ROC etc.</w:delText>
        </w:r>
      </w:del>
    </w:p>
    <w:p w14:paraId="0BDC9972" w14:textId="77777777" w:rsidR="00066D29" w:rsidRDefault="00537065">
      <w:pPr>
        <w:pStyle w:val="ListParagraph"/>
        <w:numPr>
          <w:ilvl w:val="1"/>
          <w:numId w:val="37"/>
        </w:numPr>
        <w:rPr>
          <w:del w:id="1101" w:author="Claude" w:date="2026-05-01T00:00:00Z"/>
          <w:sz w:val="24"/>
          <w:szCs w:val="24"/>
        </w:rPr>
      </w:pPr>
      <w:del w:id="1100" w:author="Claude" w:date="2026-05-01T00:00:00Z">
        <w:r>
          <w:rPr>
            <w:sz w:val="24"/>
            <w:szCs w:val="24"/>
          </w:rPr>
          <w:lastRenderedPageBreak/>
          <w:delText>Evaluation of Variance-Biases trade-off, how to improve them</w:delText>
        </w:r>
      </w:del>
    </w:p>
    <w:p w14:paraId="0BDC9973" w14:textId="77777777" w:rsidR="00066D29" w:rsidRDefault="00537065">
      <w:pPr>
        <w:pStyle w:val="ListParagraph"/>
        <w:numPr>
          <w:ilvl w:val="1"/>
          <w:numId w:val="37"/>
        </w:numPr>
        <w:rPr>
          <w:del w:id="1103" w:author="Claude" w:date="2026-05-01T00:00:00Z"/>
          <w:sz w:val="24"/>
          <w:szCs w:val="24"/>
        </w:rPr>
      </w:pPr>
      <w:del w:id="1102" w:author="Claude" w:date="2026-05-01T00:00:00Z">
        <w:r>
          <w:rPr>
            <w:sz w:val="24"/>
            <w:szCs w:val="24"/>
          </w:rPr>
          <w:delText>Interpret your evaluation metrics for regression and/or classification</w:delText>
        </w:r>
      </w:del>
    </w:p>
    <w:p w14:paraId="0BDC9974" w14:textId="77777777" w:rsidR="00066D29" w:rsidRDefault="00537065">
      <w:pPr>
        <w:pStyle w:val="ListParagraph"/>
        <w:numPr>
          <w:ilvl w:val="0"/>
          <w:numId w:val="37"/>
        </w:numPr>
        <w:jc w:val="both"/>
        <w:rPr>
          <w:del w:id="1105" w:author="Claude" w:date="2026-05-01T00:00:00Z"/>
          <w:sz w:val="24"/>
          <w:szCs w:val="24"/>
        </w:rPr>
      </w:pPr>
      <w:del w:id="1104" w:author="Claude" w:date="2026-05-01T00:00:00Z">
        <w:r>
          <w:rPr>
            <w:sz w:val="24"/>
            <w:szCs w:val="24"/>
          </w:rPr>
          <w:delText>You should provide the necessary tables that summarize your results and add charts.</w:delText>
        </w:r>
      </w:del>
    </w:p>
    <w:p w14:paraId="0BDC9975" w14:textId="77777777" w:rsidR="00066D29" w:rsidRDefault="00537065">
      <w:pPr>
        <w:pStyle w:val="ListParagraph"/>
        <w:numPr>
          <w:ilvl w:val="0"/>
          <w:numId w:val="38"/>
        </w:numPr>
        <w:jc w:val="both"/>
        <w:rPr>
          <w:del w:id="1107" w:author="Claude" w:date="2026-05-01T00:00:00Z"/>
          <w:b/>
          <w:bCs/>
          <w:sz w:val="24"/>
          <w:szCs w:val="24"/>
        </w:rPr>
      </w:pPr>
      <w:del w:id="1106" w:author="Claude" w:date="2026-05-01T00:00:00Z">
        <w:r>
          <w:rPr>
            <w:sz w:val="24"/>
            <w:szCs w:val="24"/>
          </w:rPr>
          <w:delText>Figures, graphs/curves in support of your result.</w:delText>
        </w:r>
      </w:del>
    </w:p>
    <w:p w14:paraId="0BDC9976" w14:textId="77777777" w:rsidR="00066D29" w:rsidRDefault="00537065">
      <w:pPr>
        <w:pStyle w:val="ListParagraph"/>
        <w:numPr>
          <w:ilvl w:val="0"/>
          <w:numId w:val="38"/>
        </w:numPr>
        <w:jc w:val="both"/>
        <w:rPr>
          <w:del w:id="1109" w:author="Claude" w:date="2026-05-01T00:00:00Z"/>
          <w:b/>
          <w:bCs/>
          <w:sz w:val="24"/>
          <w:szCs w:val="24"/>
        </w:rPr>
      </w:pPr>
      <w:del w:id="1108" w:author="Claude" w:date="2026-05-01T00:00:00Z">
        <w:r>
          <w:rPr>
            <w:sz w:val="24"/>
            <w:szCs w:val="24"/>
          </w:rPr>
          <w:delText xml:space="preserve"> …</w:delText>
        </w:r>
      </w:del>
    </w:p>
    <w:p w14:paraId="0BDC9977" w14:textId="77777777" w:rsidR="00066D29" w:rsidRDefault="00066D29">
      <w:pPr>
        <w:pStyle w:val="Body"/>
        <w:jc w:val="both"/>
        <w:rPr>
          <w:b/>
          <w:bCs/>
          <w:sz w:val="28"/>
          <w:szCs w:val="28"/>
        </w:rPr>
      </w:pPr>
    </w:p>
    <w:p w14:paraId="0BDC9978" w14:textId="77777777" w:rsidR="00066D29" w:rsidRDefault="00537065">
      <w:pPr>
        <w:pStyle w:val="Heading"/>
        <w:numPr>
          <w:ilvl w:val="0"/>
          <w:numId w:val="39"/>
        </w:numPr>
      </w:pPr>
      <w:bookmarkStart w:id="9" w:name="_Toc9"/>
      <w:r>
        <w:rPr>
          <w:rFonts w:eastAsia="Arial Unicode MS" w:cs="Arial Unicode MS"/>
        </w:rPr>
        <w:t>Discussion of Results</w:t>
      </w:r>
      <w:bookmarkEnd w:id="9"/>
    </w:p>
    <w:p>
      <w:pPr>
        <w:pStyle w:val="Body"/>
        <w:rPr>
          <w:ins w:id="1049" w:author="Claude" w:date="2026-05-01T00:00:00Z"/>
          <w:b/>
          <w:bCs/>
        </w:rPr>
      </w:pPr>
      <w:ins w:id="1050" w:author="Claude" w:date="2026-05-01T00:00:00Z">
        <w:r>
          <w:rPr>
            <w:b/>
            <w:bCs/>
          </w:rPr>
          <w:t xml:space="preserve">Interpretation of Results</w:t>
        </w:r>
      </w:ins>
    </w:p>
    <w:p>
      <w:pPr>
        <w:pStyle w:val="Body"/>
        <w:rPr>
          <w:ins w:id="1051" w:author="Claude" w:date="2026-05-01T00:00:00Z"/>
        </w:rPr>
      </w:pPr>
      <w:ins w:id="1052" w:author="Claude" w:date="2026-05-01T00:00:00Z">
        <w:r>
          <w:t xml:space="preserve">Two findings sit at the center of the result set. First, the supervisor + per-domain Chroma routing pattern produced perfect routing on the labeled queries and a clean 100% task-completion rate, answering the original research question affirmatively for the tested workload: a multi-agent CRAG system can match or beat a monolithic RAG baseline on the metrics most relevant to user-facing answer quality. Second, the safety advantage of CRAG comes almost entirely from the post-generation grounding validator. The base generations of the multi-agent system actually hallucinate at a higher raw rate than the baseline (42.0% vs 21.3%), but the validator catches roughly three quarters of them, leaving a final user-visible rate of 12.0% — well below the baseline.</w:t>
        </w:r>
      </w:ins>
    </w:p>
    <w:p>
      <w:pPr>
        <w:pStyle w:val="Body"/>
        <w:rPr>
          <w:ins w:id="1053" w:author="Claude" w:date="2026-05-01T00:00:00Z"/>
          <w:b/>
          <w:bCs/>
        </w:rPr>
      </w:pPr>
      <w:ins w:id="1054" w:author="Claude" w:date="2026-05-01T00:00:00Z">
        <w:r>
          <w:rPr>
            <w:b/>
            <w:bCs/>
          </w:rPr>
          <w:t xml:space="preserve">Practical Implications</w:t>
        </w:r>
      </w:ins>
    </w:p>
    <w:p>
      <w:pPr>
        <w:pStyle w:val="Body"/>
        <w:rPr>
          <w:ins w:id="1055" w:author="Claude" w:date="2026-05-01T00:00:00Z"/>
        </w:rPr>
      </w:pPr>
      <w:ins w:id="1056" w:author="Claude" w:date="2026-05-01T00:00:00Z">
        <w:r>
          <w:t xml:space="preserve">For domains where unsupported claims have material cost — industrial troubleshooting (a wrong fault diagnosis can lead to unsafe maintenance), nutrition (incorrect %DV figures can mislead dietary decisions), and academic literature search (fabricated citations undermine trust) — the additional grounding step is worth the latency premium. For low-stakes lookups, the monolithic baseline at ~6 s per query is materially more responsive and may be the right default with the multi-agent system reserved for high-stakes routes. A production deployment could route by domain into different cost tiers, applying the full CRAG pipeline only to industrial and scientific queries while serving recipe queries from the cheaper monolithic path.</w:t>
        </w:r>
      </w:ins>
    </w:p>
    <w:p>
      <w:pPr>
        <w:pStyle w:val="Body"/>
        <w:rPr>
          <w:ins w:id="1057" w:author="Claude" w:date="2026-05-01T00:00:00Z"/>
          <w:b/>
          <w:bCs/>
        </w:rPr>
      </w:pPr>
      <w:ins w:id="1058" w:author="Claude" w:date="2026-05-01T00:00:00Z">
        <w:r>
          <w:rPr>
            <w:b/>
            <w:bCs/>
          </w:rPr>
          <w:t xml:space="preserve">Limitations</w:t>
        </w:r>
      </w:ins>
    </w:p>
    <w:p>
      <w:pPr>
        <w:pStyle w:val="Body"/>
        <w:rPr>
          <w:ins w:id="1059" w:author="Claude" w:date="2026-05-01T00:00:00Z"/>
        </w:rPr>
      </w:pPr>
      <w:ins w:id="1060" w:author="Claude" w:date="2026-05-01T00:00:00Z">
        <w:r>
          <w:t xml:space="preserve">The labeled evaluation set deliberately uses obvious single-domain queries; routing accuracy on ambiguous or multi-domain inputs has not been measured quantitatively. The hallucination, P@5, and task-completion judgments come from a single LLM judge, which is known to be length-biased and self-preferring; a human spot-check on a stratified sample would be a meaningful follow-up. With n = 50 per domain, statistical confidence intervals are wide (~±11 points on rates near 20%), so the per-domain comparisons should be read as indicative rather than conclusive. The scientific domain in particular suffers from a 5× latency tax driven by ArXiv backfill, and the per-domain prompts encourage the model to fabricate metadata-shaped claims (placeholder ArXiv IDs of the form 2410.xxxxx, fabricated nutrition %DV values) that the validator then has to catch — a tractable prompt-template issue rather than an architectural one.</w:t>
        </w:r>
      </w:ins>
    </w:p>
    <w:p>
      <w:pPr>
        <w:pStyle w:val="Body"/>
        <w:rPr>
          <w:ins w:id="1061" w:author="Claude" w:date="2026-05-01T00:00:00Z"/>
          <w:b/>
          <w:bCs/>
        </w:rPr>
      </w:pPr>
      <w:ins w:id="1062" w:author="Claude" w:date="2026-05-01T00:00:00Z">
        <w:r>
          <w:rPr>
            <w:b/>
            <w:bCs/>
          </w:rPr>
          <w:t xml:space="preserve">Future Work</w:t>
        </w:r>
      </w:ins>
    </w:p>
    <w:p>
      <w:pPr>
        <w:pStyle w:val="Body"/>
        <w:rPr>
          <w:ins w:id="1063" w:author="Claude" w:date="2026-05-01T00:00:00Z"/>
        </w:rPr>
      </w:pPr>
      <w:ins w:id="1064" w:author="Claude" w:date="2026-05-01T00:00:00Z">
        <w:r>
          <w:t xml:space="preserve">Three directions follow naturally from the results. First, expand the evaluation set with a deliberately ambiguous tranche to measure routing accuracy on hard queries and to surface failure modes in the clarify and synthesis routes. Second, replace or augment the LLM judge with human-graded spot checks and report bootstrapped confidence intervals on every aggregate metric. Third, optimize the scientific-domain latency by caching ArXiv metadata, reducing the maximum number of rewrite retries, and tightening the per-domain prompts so the model emits only metadata it actually has — which would also reduce the raw hallucination rate at the source instead of relying on the validator to filter it. The optional learned router and grader in notebook §21.5 are a starting point for the latency story; router accuracy was measured against silver labels generated by the LLM router and represents faithful distillation rather than human-ground-truth superiority.</w:t>
        </w:r>
      </w:ins>
    </w:p>
    <w:p w14:paraId="0BDC9979" w14:textId="77777777" w:rsidR="00066D29" w:rsidRDefault="00537065">
      <w:pPr>
        <w:pStyle w:val="Body"/>
        <w:jc w:val="both"/>
        <w:rPr>
          <w:del w:id="1112" w:author="Claude" w:date="2026-05-01T00:00:00Z"/>
          <w:sz w:val="24"/>
          <w:szCs w:val="24"/>
        </w:rPr>
      </w:pPr>
      <w:del w:id="1110" w:author="Claude" w:date="2026-05-01T00:00:00Z">
        <w:r>
          <w:rPr>
            <w:sz w:val="28"/>
            <w:szCs w:val="28"/>
            <w:lang w:val="pt-PT"/>
          </w:rPr>
          <w:delText>[</w:delText>
        </w:r>
      </w:del>
      <w:del w:id="1111" w:author="Claude" w:date="2026-05-01T00:00:00Z">
        <w:r>
          <w:rPr>
            <w:sz w:val="24"/>
            <w:szCs w:val="24"/>
            <w:lang w:val="de-DE"/>
          </w:rPr>
          <w:delText>Enter Text Here]</w:delText>
        </w:r>
      </w:del>
    </w:p>
    <w:p w14:paraId="0BDC997A" w14:textId="77777777" w:rsidR="00066D29" w:rsidRDefault="00537065">
      <w:pPr>
        <w:pStyle w:val="ListParagraph"/>
        <w:numPr>
          <w:ilvl w:val="0"/>
          <w:numId w:val="40"/>
        </w:numPr>
        <w:jc w:val="both"/>
        <w:rPr>
          <w:del w:id="1114" w:author="Claude" w:date="2026-05-01T00:00:00Z"/>
          <w:sz w:val="24"/>
          <w:szCs w:val="24"/>
        </w:rPr>
      </w:pPr>
      <w:del w:id="1113" w:author="Claude" w:date="2026-05-01T00:00:00Z">
        <w:r>
          <w:rPr>
            <w:sz w:val="24"/>
            <w:szCs w:val="24"/>
          </w:rPr>
          <w:delText xml:space="preserve">Discuss your results and its usefulness in solving your chosen problem. </w:delText>
        </w:r>
      </w:del>
    </w:p>
    <w:p w14:paraId="0BDC997B" w14:textId="77777777" w:rsidR="00066D29" w:rsidRDefault="00537065">
      <w:pPr>
        <w:pStyle w:val="ListParagraph"/>
        <w:numPr>
          <w:ilvl w:val="0"/>
          <w:numId w:val="40"/>
        </w:numPr>
        <w:rPr>
          <w:del w:id="1116" w:author="Claude" w:date="2026-05-01T00:00:00Z"/>
          <w:sz w:val="24"/>
          <w:szCs w:val="24"/>
        </w:rPr>
      </w:pPr>
      <w:del w:id="1115" w:author="Claude" w:date="2026-05-01T00:00:00Z">
        <w:r>
          <w:rPr>
            <w:sz w:val="24"/>
            <w:szCs w:val="24"/>
          </w:rPr>
          <w:delText xml:space="preserve">What will be the practical implication of your result (i.e. social/economic/commercial/scientific benefits) in society? </w:delText>
        </w:r>
      </w:del>
    </w:p>
    <w:p w14:paraId="0BDC997C" w14:textId="77777777" w:rsidR="00066D29" w:rsidRDefault="00537065">
      <w:pPr>
        <w:pStyle w:val="ListParagraph"/>
        <w:numPr>
          <w:ilvl w:val="0"/>
          <w:numId w:val="40"/>
        </w:numPr>
        <w:jc w:val="both"/>
        <w:rPr>
          <w:del w:id="1118" w:author="Claude" w:date="2026-05-01T00:00:00Z"/>
          <w:sz w:val="24"/>
          <w:szCs w:val="24"/>
        </w:rPr>
      </w:pPr>
      <w:del w:id="1117" w:author="Claude" w:date="2026-05-01T00:00:00Z">
        <w:r>
          <w:rPr>
            <w:sz w:val="24"/>
            <w:szCs w:val="24"/>
          </w:rPr>
          <w:delText>What are the limitations (if any)?</w:delText>
        </w:r>
      </w:del>
    </w:p>
    <w:p w14:paraId="0BDC997D" w14:textId="77777777" w:rsidR="00066D29" w:rsidRDefault="00537065">
      <w:pPr>
        <w:pStyle w:val="ListParagraph"/>
        <w:numPr>
          <w:ilvl w:val="0"/>
          <w:numId w:val="41"/>
        </w:numPr>
        <w:jc w:val="both"/>
        <w:rPr>
          <w:del w:id="1120" w:author="Claude" w:date="2026-05-01T00:00:00Z"/>
          <w:b/>
          <w:bCs/>
          <w:sz w:val="24"/>
          <w:szCs w:val="24"/>
        </w:rPr>
      </w:pPr>
      <w:del w:id="1119" w:author="Claude" w:date="2026-05-01T00:00:00Z">
        <w:r>
          <w:rPr>
            <w:sz w:val="24"/>
            <w:szCs w:val="24"/>
          </w:rPr>
          <w:delText xml:space="preserve">What would be the future work? </w:delText>
        </w:r>
      </w:del>
    </w:p>
    <w:p w14:paraId="0BDC997E" w14:textId="77777777" w:rsidR="00066D29" w:rsidRDefault="00537065">
      <w:pPr>
        <w:pStyle w:val="ListParagraph"/>
        <w:numPr>
          <w:ilvl w:val="0"/>
          <w:numId w:val="41"/>
        </w:numPr>
        <w:jc w:val="both"/>
        <w:rPr>
          <w:del w:id="1122" w:author="Claude" w:date="2026-05-01T00:00:00Z"/>
          <w:b/>
          <w:bCs/>
          <w:sz w:val="24"/>
          <w:szCs w:val="24"/>
        </w:rPr>
      </w:pPr>
      <w:del w:id="1121" w:author="Claude" w:date="2026-05-01T00:00:00Z">
        <w:r>
          <w:rPr>
            <w:sz w:val="24"/>
            <w:szCs w:val="24"/>
          </w:rPr>
          <w:delText>What are the limits of your regressors or classifiers? What are your suggestions to improve them in the future?</w:delText>
        </w:r>
      </w:del>
    </w:p>
    <w:p w14:paraId="0BDC997F" w14:textId="77777777" w:rsidR="00066D29" w:rsidRDefault="00537065">
      <w:pPr>
        <w:pStyle w:val="Heading"/>
        <w:numPr>
          <w:ilvl w:val="0"/>
          <w:numId w:val="42"/>
        </w:numPr>
      </w:pPr>
      <w:bookmarkStart w:id="10" w:name="_Toc10"/>
      <w:r>
        <w:rPr>
          <w:rFonts w:eastAsia="Arial Unicode MS" w:cs="Arial Unicode MS"/>
        </w:rPr>
        <w:t>Your Feedback</w:t>
      </w:r>
      <w:bookmarkEnd w:id="10"/>
    </w:p>
    <w:p>
      <w:pPr>
        <w:pStyle w:val="Body"/>
        <w:rPr>
          <w:ins w:id="1065" w:author="Claude" w:date="2026-05-01T00:00:00Z"/>
        </w:rPr>
      </w:pPr>
      <w:ins w:id="1066" w:author="Claude" w:date="2026-05-01T00:00:00Z">
        <w:r>
          <w:t xml:space="preserve">The structured deliverable cadence (project framing, data preparation, methodology, evaluation harness, and final report) made it easy to keep the codebase, notebook, and write-up in lockstep, and the freedom to choose the application domain made the project genuinely useful as a reference architecture rather than just an exercise. The single most useful addition would be a small set of shared evaluation queries plus an LLM judge harness that the whole class uses, so different teams' RAG variants can be compared on common ground rather than each team running a different ad-hoc benchmark. A short rubric distinguishing research-style claims (which require statistical rigor) from engineering-style claims (which can rest on case studies) would also help students calibrate how much evaluation is enough.</w:t>
        </w:r>
      </w:ins>
    </w:p>
    <w:p w14:paraId="0BDC9980" w14:textId="77777777" w:rsidR="00066D29" w:rsidRDefault="00537065">
      <w:pPr>
        <w:pStyle w:val="Body"/>
        <w:jc w:val="both"/>
        <w:rPr>
          <w:del w:id="1125" w:author="Claude" w:date="2026-05-01T00:00:00Z"/>
          <w:sz w:val="24"/>
          <w:szCs w:val="24"/>
        </w:rPr>
      </w:pPr>
      <w:del w:id="1123" w:author="Claude" w:date="2026-05-01T00:00:00Z">
        <w:r>
          <w:rPr>
            <w:sz w:val="28"/>
            <w:szCs w:val="28"/>
            <w:lang w:val="pt-PT"/>
          </w:rPr>
          <w:delText>[</w:delText>
        </w:r>
      </w:del>
      <w:del w:id="1124" w:author="Claude" w:date="2026-05-01T00:00:00Z">
        <w:r>
          <w:rPr>
            <w:sz w:val="24"/>
            <w:szCs w:val="24"/>
            <w:lang w:val="de-DE"/>
          </w:rPr>
          <w:delText>Enter Text Here]</w:delText>
        </w:r>
      </w:del>
    </w:p>
    <w:p w14:paraId="0BDC9981" w14:textId="77777777" w:rsidR="00066D29" w:rsidRDefault="00537065">
      <w:pPr>
        <w:pStyle w:val="ListParagraph"/>
        <w:numPr>
          <w:ilvl w:val="0"/>
          <w:numId w:val="41"/>
        </w:numPr>
        <w:jc w:val="both"/>
        <w:rPr>
          <w:del w:id="1127" w:author="Claude" w:date="2026-05-01T00:00:00Z"/>
          <w:b/>
          <w:bCs/>
          <w:sz w:val="24"/>
          <w:szCs w:val="24"/>
        </w:rPr>
      </w:pPr>
      <w:del w:id="1126" w:author="Claude" w:date="2026-05-01T00:00:00Z">
        <w:r>
          <w:rPr>
            <w:sz w:val="24"/>
            <w:szCs w:val="24"/>
          </w:rPr>
          <w:delText xml:space="preserve">Feel free to share your feedback and thoughts about the final project terms and provide your positive feedback and suggestions to improve this project objectives. </w:delText>
        </w:r>
      </w:del>
    </w:p>
    <w:p w14:paraId="0BDC9982" w14:textId="77777777" w:rsidR="00066D29" w:rsidRDefault="00537065">
      <w:pPr>
        <w:pStyle w:val="ListParagraph"/>
        <w:numPr>
          <w:ilvl w:val="0"/>
          <w:numId w:val="43"/>
        </w:numPr>
        <w:jc w:val="both"/>
        <w:rPr>
          <w:del w:id="1129" w:author="Claude" w:date="2026-05-01T00:00:00Z"/>
          <w:b/>
          <w:bCs/>
          <w:sz w:val="28"/>
          <w:szCs w:val="28"/>
        </w:rPr>
      </w:pPr>
      <w:del w:id="1128" w:author="Claude" w:date="2026-05-01T00:00:00Z">
        <w:r>
          <w:rPr>
            <w:b/>
            <w:bCs/>
            <w:sz w:val="28"/>
            <w:szCs w:val="28"/>
          </w:rPr>
          <w:delText>…</w:delText>
        </w:r>
      </w:del>
    </w:p>
    <w:p w14:paraId="0BDC9983" w14:textId="77777777" w:rsidR="00066D29" w:rsidRDefault="00066D29">
      <w:pPr>
        <w:pStyle w:val="Body"/>
        <w:jc w:val="both"/>
        <w:rPr>
          <w:b/>
          <w:bCs/>
          <w:sz w:val="28"/>
          <w:szCs w:val="28"/>
        </w:rPr>
      </w:pPr>
    </w:p>
    <w:p w14:paraId="0BDC9984" w14:textId="77777777" w:rsidR="00066D29" w:rsidRDefault="00537065">
      <w:pPr>
        <w:pStyle w:val="Heading"/>
        <w:numPr>
          <w:ilvl w:val="0"/>
          <w:numId w:val="44"/>
        </w:numPr>
      </w:pPr>
      <w:bookmarkStart w:id="11" w:name="_Toc11"/>
      <w:r>
        <w:rPr>
          <w:rFonts w:eastAsia="Arial Unicode MS" w:cs="Arial Unicode MS"/>
          <w:lang w:val="fr-FR"/>
        </w:rPr>
        <w:t>References</w:t>
      </w:r>
      <w:bookmarkEnd w:id="11"/>
    </w:p>
    <w:p>
      <w:pPr>
        <w:pStyle w:val="Body"/>
        <w:rPr>
          <w:ins w:id="1067" w:author="Claude" w:date="2026-05-01T00:00:00Z"/>
        </w:rPr>
      </w:pPr>
      <w:ins w:id="1068" w:author="Claude" w:date="2026-05-01T00:00:00Z">
        <w:r>
          <w:t xml:space="preserve">Lewis, P., Perez, E., Piktus, A., Petroni, F., Karpukhin, V., Goyal, N., Küttler, H., Lewis, M., Yih, W., Rocktäschel, T., Riedel, S., &amp; Kiela, D. (2020). Retrieval-Augmented Generation for Knowledge-Intensive NLP Tasks. NeurIPS 2020. https://arxiv.org/abs/2005.11401</w:t>
        </w:r>
      </w:ins>
    </w:p>
    <w:p>
      <w:pPr>
        <w:pStyle w:val="Body"/>
        <w:rPr>
          <w:ins w:id="1069" w:author="Claude" w:date="2026-05-01T00:00:00Z"/>
        </w:rPr>
      </w:pPr>
      <w:ins w:id="1070" w:author="Claude" w:date="2026-05-01T00:00:00Z">
        <w:r>
          <w:t xml:space="preserve">Yan, S., Gu, J., Zhu, Y., &amp; Ling, Z. (2024). Corrective Retrieval Augmented Generation. arXiv:2401.15884. https://arxiv.org/abs/2401.15884</w:t>
        </w:r>
      </w:ins>
    </w:p>
    <w:p>
      <w:pPr>
        <w:pStyle w:val="Body"/>
        <w:rPr>
          <w:ins w:id="1071" w:author="Claude" w:date="2026-05-01T00:00:00Z"/>
        </w:rPr>
      </w:pPr>
      <w:ins w:id="1072" w:author="Claude" w:date="2026-05-01T00:00:00Z">
        <w:r>
          <w:t xml:space="preserve">Asai, A., Wu, Z., Wang, Y., Sil, A., &amp; Hajishirzi, H. (2023). Self-RAG: Learning to Retrieve, Generate, and Critique Through Self-Reflection. arXiv:2310.11511. https://arxiv.org/abs/2310.11511</w:t>
        </w:r>
      </w:ins>
    </w:p>
    <w:p>
      <w:pPr>
        <w:pStyle w:val="Body"/>
        <w:rPr>
          <w:ins w:id="1073" w:author="Claude" w:date="2026-05-01T00:00:00Z"/>
        </w:rPr>
      </w:pPr>
      <w:ins w:id="1074" w:author="Claude" w:date="2026-05-01T00:00:00Z">
        <w:r>
          <w:t xml:space="preserve">Wu, Q., Bansal, G., Zhang, J., Wu, Y., Zhang, S., Zhu, E., Li, B., Jiang, L., Zhang, X., &amp; Wang, C. (2023). AutoGen: Enabling Next-Gen LLM Applications via Multi-Agent Conversation. arXiv:2308.08155. https://arxiv.org/abs/2308.08155</w:t>
        </w:r>
      </w:ins>
    </w:p>
    <w:p>
      <w:pPr>
        <w:pStyle w:val="Body"/>
        <w:rPr>
          <w:ins w:id="1075" w:author="Claude" w:date="2026-05-01T00:00:00Z"/>
        </w:rPr>
      </w:pPr>
      <w:ins w:id="1076" w:author="Claude" w:date="2026-05-01T00:00:00Z">
        <w:r>
          <w:t xml:space="preserve">Shen, Y., Song, K., Tan, X., Li, D., Lu, W., &amp; Zhuang, Y. (2023). HuggingGPT: Solving AI Tasks with ChatGPT and its Friends in Hugging Face. NeurIPS 2023. https://arxiv.org/abs/2303.17580</w:t>
        </w:r>
      </w:ins>
    </w:p>
    <w:p>
      <w:pPr>
        <w:pStyle w:val="Body"/>
        <w:rPr>
          <w:ins w:id="1077" w:author="Claude" w:date="2026-05-01T00:00:00Z"/>
        </w:rPr>
      </w:pPr>
      <w:ins w:id="1078" w:author="Claude" w:date="2026-05-01T00:00:00Z">
        <w:r>
          <w:t xml:space="preserve">Li, Z., Zhang, X., Zhang, Y., Long, D., Xie, P., &amp; Zhang, M. (2023). Towards General Text Embeddings with Multi-stage Contrastive Learning (GTE). arXiv:2308.03281. https://arxiv.org/abs/2308.03281</w:t>
        </w:r>
      </w:ins>
    </w:p>
    <w:p>
      <w:pPr>
        <w:pStyle w:val="Body"/>
        <w:rPr>
          <w:ins w:id="1079" w:author="Claude" w:date="2026-05-01T00:00:00Z"/>
        </w:rPr>
      </w:pPr>
      <w:ins w:id="1080" w:author="Claude" w:date="2026-05-01T00:00:00Z">
        <w:r>
          <w:t xml:space="preserve">Chroma. (2024). ChromaDB: the AI-native open-source embedding database. https://www.trychroma.com</w:t>
        </w:r>
      </w:ins>
    </w:p>
    <w:p>
      <w:pPr>
        <w:pStyle w:val="Body"/>
        <w:rPr>
          <w:ins w:id="1081" w:author="Claude" w:date="2026-05-01T00:00:00Z"/>
        </w:rPr>
      </w:pPr>
      <w:ins w:id="1082" w:author="Claude" w:date="2026-05-01T00:00:00Z">
        <w:r>
          <w:t xml:space="preserve">LangGraph. (2024). LangGraph: stateful, multi-actor applications with LLMs. LangChain Inc. https://langchain-ai.github.io/langgraph/</w:t>
        </w:r>
      </w:ins>
    </w:p>
    <w:p>
      <w:pPr>
        <w:pStyle w:val="Body"/>
        <w:rPr>
          <w:ins w:id="1083" w:author="Claude" w:date="2026-05-01T00:00:00Z"/>
        </w:rPr>
      </w:pPr>
      <w:ins w:id="1084" w:author="Claude" w:date="2026-05-01T00:00:00Z">
        <w:r>
          <w:t xml:space="preserve">Food.com. (n.d.). Recipes and Cooking dataset (Kaggle mirror, shuyangli94/food-com-recipes-and-user-interactions). https://www.kaggle.com/datasets/shuyangli94/food-com-recipes-and-user-interactions</w:t>
        </w:r>
      </w:ins>
    </w:p>
    <w:p>
      <w:pPr>
        <w:pStyle w:val="Body"/>
        <w:rPr>
          <w:ins w:id="1085" w:author="Claude" w:date="2026-05-01T00:00:00Z"/>
        </w:rPr>
      </w:pPr>
      <w:ins w:id="1086" w:author="Claude" w:date="2026-05-01T00:00:00Z">
        <w:r>
          <w:t xml:space="preserve">Cornell University. (n.d.). arXiv Dataset (Kaggle, Cornell-University/arxiv). https://www.kaggle.com/datasets/Cornell-University/arxiv</w:t>
        </w:r>
      </w:ins>
    </w:p>
    <w:p>
      <w:pPr>
        <w:pStyle w:val="Body"/>
        <w:rPr>
          <w:ins w:id="1087" w:author="Claude" w:date="2026-05-01T00:00:00Z"/>
        </w:rPr>
      </w:pPr>
      <w:ins w:id="1088" w:author="Claude" w:date="2026-05-01T00:00:00Z">
        <w:r>
          <w:t xml:space="preserve">Rockwell Automation. (n.d.). PowerFlex 525 AC Drive User Manual (Publication 520-UM001). https://literature.rockwellautomation.com/</w:t>
        </w:r>
      </w:ins>
    </w:p>
    <w:p w14:paraId="0BDC9985" w14:textId="77777777" w:rsidR="00066D29" w:rsidRDefault="00537065">
      <w:pPr>
        <w:pStyle w:val="Body"/>
        <w:jc w:val="both"/>
        <w:rPr>
          <w:del w:id="1132" w:author="Claude" w:date="2026-05-01T00:00:00Z"/>
          <w:sz w:val="24"/>
          <w:szCs w:val="24"/>
        </w:rPr>
      </w:pPr>
      <w:del w:id="1130" w:author="Claude" w:date="2026-05-01T00:00:00Z">
        <w:r>
          <w:rPr>
            <w:sz w:val="28"/>
            <w:szCs w:val="28"/>
            <w:lang w:val="pt-PT"/>
          </w:rPr>
          <w:delText>[</w:delText>
        </w:r>
      </w:del>
      <w:del w:id="1131" w:author="Claude" w:date="2026-05-01T00:00:00Z">
        <w:r>
          <w:rPr>
            <w:sz w:val="24"/>
            <w:szCs w:val="24"/>
            <w:lang w:val="de-DE"/>
          </w:rPr>
          <w:delText xml:space="preserve">Enter Text Here]. </w:delText>
        </w:r>
      </w:del>
    </w:p>
    <w:p w14:paraId="0BDC9986" w14:textId="77777777" w:rsidR="00066D29" w:rsidRDefault="00537065">
      <w:pPr>
        <w:pStyle w:val="ListParagraph"/>
        <w:numPr>
          <w:ilvl w:val="0"/>
          <w:numId w:val="46"/>
        </w:numPr>
        <w:jc w:val="both"/>
        <w:rPr>
          <w:del w:id="1134" w:author="Claude" w:date="2026-05-01T00:00:00Z"/>
          <w:sz w:val="24"/>
          <w:szCs w:val="24"/>
        </w:rPr>
      </w:pPr>
      <w:del w:id="1133" w:author="Claude" w:date="2026-05-01T00:00:00Z">
        <w:r>
          <w:rPr>
            <w:sz w:val="24"/>
            <w:szCs w:val="24"/>
          </w:rPr>
          <w:delText>Add papers/publications/white papers citations.</w:delText>
        </w:r>
      </w:del>
    </w:p>
    <w:p w14:paraId="0BDC9987" w14:textId="77777777" w:rsidR="00066D29" w:rsidRDefault="00537065">
      <w:pPr>
        <w:pStyle w:val="ListParagraph"/>
        <w:numPr>
          <w:ilvl w:val="0"/>
          <w:numId w:val="46"/>
        </w:numPr>
        <w:jc w:val="both"/>
        <w:rPr>
          <w:del w:id="1136" w:author="Claude" w:date="2026-05-01T00:00:00Z"/>
          <w:sz w:val="24"/>
          <w:szCs w:val="24"/>
        </w:rPr>
      </w:pPr>
      <w:del w:id="1135" w:author="Claude" w:date="2026-05-01T00:00:00Z">
        <w:r>
          <w:rPr>
            <w:sz w:val="24"/>
            <w:szCs w:val="24"/>
          </w:rPr>
          <w:delText>Add the links of the data/software you downloaded and when you visit them</w:delText>
        </w:r>
      </w:del>
    </w:p>
    <w:p w14:paraId="0BDC9988" w14:textId="77777777" w:rsidR="00066D29" w:rsidRDefault="00537065">
      <w:pPr>
        <w:pStyle w:val="ListParagraph"/>
        <w:numPr>
          <w:ilvl w:val="0"/>
          <w:numId w:val="46"/>
        </w:numPr>
        <w:jc w:val="both"/>
        <w:rPr>
          <w:del w:id="1138" w:author="Claude" w:date="2026-05-01T00:00:00Z"/>
          <w:sz w:val="24"/>
          <w:szCs w:val="24"/>
        </w:rPr>
      </w:pPr>
      <w:del w:id="1137" w:author="Claude" w:date="2026-05-01T00:00:00Z">
        <w:r>
          <w:rPr>
            <w:sz w:val="24"/>
            <w:szCs w:val="24"/>
          </w:rPr>
          <w:delText>Add the relevant webpages/blogs you take help from.</w:delText>
        </w:r>
      </w:del>
    </w:p>
    <w:sectPr w:rsidR="00066D29">
      <w:headerReference w:type="default" r:id="rId13"/>
      <w:footerReference w:type="default" r:id="rId1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5-01T18:18:38Z" w:initials="C">
    <w:p w14:paraId="127C3FD2" w14:textId="77777777">
      <w:r>
        <w:rPr>
          <w:rStyle w:val="CommentReference"/>
        </w:rPr>
        <w:annotationRef/>
      </w:r>
      <w:r>
        <w:rPr>
          <w:color w:val="000000"/>
          <w:sz w:val="20"/>
          <w:szCs w:val="20"/>
        </w:rPr>
        <w:t>These per-feature summary statistics need verification. They aren’t produced by any cell in the companion notebook, so either (a) point at the script that generated them, (b) re-compute them and update, or (c) drop the table and describe distributions qualitatively. Fabricated-looking stats in a graded report are risky.</w:t>
      </w:r>
    </w:p>
  </w:comment>
  <w:comment w:id="1" w:author="Claude" w:date="2026-05-01T18:18:38Z" w:initials="C">
    <w:p w14:paraId="0CDC7123" w14:textId="77777777">
      <w:r>
        <w:rPr>
          <w:rStyle w:val="CommentReference"/>
        </w:rPr>
        <w:annotationRef/>
      </w:r>
      <w:r>
        <w:rPr>
          <w:color w:val="000000"/>
          <w:sz w:val="20"/>
          <w:szCs w:val="20"/>
        </w:rPr>
        <w:t>Same flag as above: the recipe stats table needs to be backed by an actual computation (Food.com / RecipeNLG load + describe()), or removed.</w:t>
      </w:r>
    </w:p>
  </w:comment>
  <w:comment w:id="2" w:author="Claude" w:date="2026-05-01T18:18:38Z" w:initials="C">
    <w:p w14:paraId="5602F448" w14:textId="77777777">
      <w:r>
        <w:rPr>
          <w:rStyle w:val="CommentReference"/>
        </w:rPr>
        <w:annotationRef/>
      </w:r>
      <w:r>
        <w:rPr>
          <w:color w:val="000000"/>
          <w:sz w:val="20"/>
          <w:szCs w:val="20"/>
        </w:rPr>
        <w:t>Same flag: the scientific stats table needs to come from an actual ArXiv-dump computation, or be removed. The notebook bulk-indexes cs.* papers from 2020+ so re-deriving these is straightforward if you keep the parquet handy.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85111" w14:textId="77777777" w:rsidR="00537065" w:rsidRDefault="00537065">
      <w:r>
        <w:separator/>
      </w:r>
    </w:p>
  </w:endnote>
  <w:endnote w:type="continuationSeparator" w:id="0">
    <w:p w14:paraId="305D0490" w14:textId="77777777" w:rsidR="00537065" w:rsidRDefault="00537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Times Roman">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8C" w14:textId="77777777" w:rsidR="00066D29" w:rsidRDefault="00066D29">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8F" w14:textId="2112850A" w:rsidR="00066D29" w:rsidRDefault="00537065">
    <w:pPr>
      <w:pStyle w:val="Footer"/>
      <w:tabs>
        <w:tab w:val="clear" w:pos="4320"/>
        <w:tab w:val="clear" w:pos="8640"/>
        <w:tab w:val="center" w:pos="4680"/>
        <w:tab w:val="right" w:pos="9340"/>
      </w:tabs>
    </w:pPr>
    <w:r>
      <w:rPr>
        <w:b/>
        <w:bCs/>
        <w:sz w:val="20"/>
        <w:szCs w:val="20"/>
      </w:rPr>
      <w:tab/>
      <w:t xml:space="preserve">Page </w:t>
    </w:r>
    <w:r>
      <w:rPr>
        <w:b/>
        <w:bCs/>
        <w:sz w:val="20"/>
        <w:szCs w:val="20"/>
      </w:rPr>
      <w:fldChar w:fldCharType="begin"/>
    </w:r>
    <w:r>
      <w:rPr>
        <w:b/>
        <w:bCs/>
        <w:sz w:val="20"/>
        <w:szCs w:val="20"/>
      </w:rPr>
      <w:instrText xml:space="preserve"> PAGE </w:instrText>
    </w:r>
    <w:r>
      <w:rPr>
        <w:b/>
        <w:bCs/>
        <w:sz w:val="20"/>
        <w:szCs w:val="20"/>
      </w:rPr>
      <w:fldChar w:fldCharType="separate"/>
    </w:r>
    <w:r w:rsidR="003F542C">
      <w:rPr>
        <w:b/>
        <w:bCs/>
        <w:noProof/>
        <w:sz w:val="20"/>
        <w:szCs w:val="20"/>
      </w:rPr>
      <w:t>1</w:t>
    </w:r>
    <w:r>
      <w:rPr>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91" w14:textId="5E86938B" w:rsidR="00066D29" w:rsidRDefault="00537065">
    <w:pPr>
      <w:pStyle w:val="Footer"/>
      <w:tabs>
        <w:tab w:val="clear" w:pos="4320"/>
        <w:tab w:val="clear" w:pos="8640"/>
        <w:tab w:val="center" w:pos="4770"/>
        <w:tab w:val="right" w:pos="9340"/>
      </w:tabs>
      <w:rPr>
        <w:b/>
        <w:bCs/>
        <w:sz w:val="20"/>
        <w:szCs w:val="20"/>
      </w:rPr>
    </w:pPr>
    <w:r>
      <w:rPr>
        <w:b/>
        <w:bCs/>
        <w:sz w:val="20"/>
        <w:szCs w:val="20"/>
      </w:rPr>
      <w:tab/>
      <w:t xml:space="preserve">Page </w:t>
    </w:r>
    <w:r>
      <w:rPr>
        <w:b/>
        <w:bCs/>
        <w:sz w:val="20"/>
        <w:szCs w:val="20"/>
      </w:rPr>
      <w:fldChar w:fldCharType="begin"/>
    </w:r>
    <w:r>
      <w:rPr>
        <w:b/>
        <w:bCs/>
        <w:sz w:val="20"/>
        <w:szCs w:val="20"/>
      </w:rPr>
      <w:instrText xml:space="preserve"> PAGE </w:instrText>
    </w:r>
    <w:r>
      <w:rPr>
        <w:b/>
        <w:bCs/>
        <w:sz w:val="20"/>
        <w:szCs w:val="20"/>
      </w:rPr>
      <w:fldChar w:fldCharType="separate"/>
    </w:r>
    <w:r w:rsidR="003F542C">
      <w:rPr>
        <w:b/>
        <w:bCs/>
        <w:noProof/>
        <w:sz w:val="20"/>
        <w:szCs w:val="20"/>
      </w:rPr>
      <w:t>2</w:t>
    </w:r>
    <w:r>
      <w:rPr>
        <w:b/>
        <w:bCs/>
        <w:sz w:val="20"/>
        <w:szCs w:val="20"/>
      </w:rPr>
      <w:fldChar w:fldCharType="end"/>
    </w:r>
  </w:p>
  <w:p w14:paraId="0BDC9992" w14:textId="77777777" w:rsidR="00066D29" w:rsidRDefault="00537065">
    <w:pPr>
      <w:pStyle w:val="Footer"/>
      <w:tabs>
        <w:tab w:val="clear" w:pos="4320"/>
        <w:tab w:val="clear" w:pos="8640"/>
        <w:tab w:val="center" w:pos="4770"/>
        <w:tab w:val="right" w:pos="9340"/>
      </w:tabs>
    </w:pPr>
    <w:r>
      <w:rPr>
        <w:b/>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65DFC" w14:textId="77777777" w:rsidR="00537065" w:rsidRDefault="00537065">
      <w:r>
        <w:separator/>
      </w:r>
    </w:p>
  </w:footnote>
  <w:footnote w:type="continuationSeparator" w:id="0">
    <w:p w14:paraId="4C8C0B9F" w14:textId="77777777" w:rsidR="00537065" w:rsidRDefault="00537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8B" w14:textId="77777777" w:rsidR="00066D29" w:rsidRDefault="00066D29">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8D" w14:textId="77777777" w:rsidR="00066D29" w:rsidRDefault="00066D29">
    <w:pPr>
      <w:pStyle w:val="Header"/>
      <w:rPr>
        <w:b/>
        <w:bCs/>
      </w:rPr>
    </w:pPr>
  </w:p>
  <w:p w14:paraId="0BDC998E" w14:textId="77777777" w:rsidR="00066D29" w:rsidRDefault="00537065">
    <w:pPr>
      <w:pStyle w:val="Header"/>
      <w:jc w:val="right"/>
    </w:pPr>
    <w:r>
      <w:rPr>
        <w:b/>
        <w:bCs/>
        <w:sz w:val="20"/>
        <w:szCs w:val="20"/>
      </w:rPr>
      <w:t>Revision Sheet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90" w14:textId="77777777" w:rsidR="00066D29" w:rsidRDefault="00066D2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D46"/>
    <w:multiLevelType w:val="hybridMultilevel"/>
    <w:tmpl w:val="B4081124"/>
    <w:numStyleLink w:val="Bullets"/>
  </w:abstractNum>
  <w:abstractNum w:abstractNumId="1" w15:restartNumberingAfterBreak="0">
    <w:nsid w:val="0B5F7507"/>
    <w:multiLevelType w:val="hybridMultilevel"/>
    <w:tmpl w:val="D20000CE"/>
    <w:styleLink w:val="ImportedStyle3"/>
    <w:lvl w:ilvl="0" w:tplc="1F0C98F8">
      <w:start w:val="1"/>
      <w:numFmt w:val="bullet"/>
      <w:lvlText w:val="·"/>
      <w:lvlJc w:val="left"/>
      <w:pPr>
        <w:ind w:left="7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BB2E2B2">
      <w:start w:val="1"/>
      <w:numFmt w:val="bullet"/>
      <w:lvlText w:val="o"/>
      <w:lvlJc w:val="left"/>
      <w:pPr>
        <w:ind w:left="15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6A6089C">
      <w:start w:val="1"/>
      <w:numFmt w:val="bullet"/>
      <w:lvlText w:val="▪"/>
      <w:lvlJc w:val="left"/>
      <w:pPr>
        <w:ind w:left="22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0FEE426">
      <w:start w:val="1"/>
      <w:numFmt w:val="bullet"/>
      <w:lvlText w:val="·"/>
      <w:lvlJc w:val="left"/>
      <w:pPr>
        <w:ind w:left="29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9484D2E">
      <w:start w:val="1"/>
      <w:numFmt w:val="bullet"/>
      <w:lvlText w:val="o"/>
      <w:lvlJc w:val="left"/>
      <w:pPr>
        <w:ind w:left="36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1420F6E">
      <w:start w:val="1"/>
      <w:numFmt w:val="bullet"/>
      <w:lvlText w:val="▪"/>
      <w:lvlJc w:val="left"/>
      <w:pPr>
        <w:ind w:left="43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C5E3102">
      <w:start w:val="1"/>
      <w:numFmt w:val="bullet"/>
      <w:lvlText w:val="·"/>
      <w:lvlJc w:val="left"/>
      <w:pPr>
        <w:ind w:left="51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F5E53DC">
      <w:start w:val="1"/>
      <w:numFmt w:val="bullet"/>
      <w:lvlText w:val="o"/>
      <w:lvlJc w:val="left"/>
      <w:pPr>
        <w:ind w:left="58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8569814">
      <w:start w:val="1"/>
      <w:numFmt w:val="bullet"/>
      <w:lvlText w:val="▪"/>
      <w:lvlJc w:val="left"/>
      <w:pPr>
        <w:ind w:left="65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CA53F2C"/>
    <w:multiLevelType w:val="hybridMultilevel"/>
    <w:tmpl w:val="A914D674"/>
    <w:numStyleLink w:val="Bullet"/>
  </w:abstractNum>
  <w:abstractNum w:abstractNumId="3" w15:restartNumberingAfterBreak="0">
    <w:nsid w:val="16F60D35"/>
    <w:multiLevelType w:val="hybridMultilevel"/>
    <w:tmpl w:val="AA7E4842"/>
    <w:styleLink w:val="ImportedStyle10"/>
    <w:lvl w:ilvl="0" w:tplc="8C52B0A6">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4F1A271A">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21C5592">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C104584">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B98AF52">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5EC2A3A">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8E0E5C6">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55C61E2">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7F2F498">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CB91709"/>
    <w:multiLevelType w:val="hybridMultilevel"/>
    <w:tmpl w:val="D20000CE"/>
    <w:numStyleLink w:val="ImportedStyle3"/>
  </w:abstractNum>
  <w:abstractNum w:abstractNumId="5" w15:restartNumberingAfterBreak="0">
    <w:nsid w:val="28BF5EA2"/>
    <w:multiLevelType w:val="multilevel"/>
    <w:tmpl w:val="8FA67CAE"/>
    <w:lvl w:ilvl="0">
      <w:start w:val="1"/>
      <w:numFmt w:val="decimal"/>
      <w:lvlText w:val="%1."/>
      <w:lvlJc w:val="left"/>
      <w:pPr>
        <w:ind w:left="309" w:hanging="309"/>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631" w:hanging="4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34" w:hanging="51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837" w:hanging="61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940" w:hanging="7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043" w:hanging="82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146" w:hanging="92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249" w:hanging="102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351" w:hanging="113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0CE006C"/>
    <w:multiLevelType w:val="hybridMultilevel"/>
    <w:tmpl w:val="B4081124"/>
    <w:styleLink w:val="Bullets"/>
    <w:lvl w:ilvl="0" w:tplc="E4B6CBC6">
      <w:start w:val="1"/>
      <w:numFmt w:val="bullet"/>
      <w:lvlText w:val="•"/>
      <w:lvlJc w:val="left"/>
      <w:pPr>
        <w:ind w:left="67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EDA0B48A">
      <w:start w:val="1"/>
      <w:numFmt w:val="bullet"/>
      <w:lvlText w:val="•"/>
      <w:lvlJc w:val="left"/>
      <w:pPr>
        <w:ind w:left="8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84E49642">
      <w:start w:val="1"/>
      <w:numFmt w:val="bullet"/>
      <w:lvlText w:val="•"/>
      <w:lvlJc w:val="left"/>
      <w:pPr>
        <w:ind w:left="11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0C58033E">
      <w:start w:val="1"/>
      <w:numFmt w:val="bullet"/>
      <w:lvlText w:val="•"/>
      <w:lvlJc w:val="left"/>
      <w:pPr>
        <w:ind w:left="13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C84A72CE">
      <w:start w:val="1"/>
      <w:numFmt w:val="bullet"/>
      <w:lvlText w:val="•"/>
      <w:lvlJc w:val="left"/>
      <w:pPr>
        <w:ind w:left="155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D010B63C">
      <w:start w:val="1"/>
      <w:numFmt w:val="bullet"/>
      <w:lvlText w:val="•"/>
      <w:lvlJc w:val="left"/>
      <w:pPr>
        <w:ind w:left="177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963C2AFE">
      <w:start w:val="1"/>
      <w:numFmt w:val="bullet"/>
      <w:lvlText w:val="•"/>
      <w:lvlJc w:val="left"/>
      <w:pPr>
        <w:ind w:left="19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AD68E644">
      <w:start w:val="1"/>
      <w:numFmt w:val="bullet"/>
      <w:lvlText w:val="•"/>
      <w:lvlJc w:val="left"/>
      <w:pPr>
        <w:ind w:left="22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6BA6356E">
      <w:start w:val="1"/>
      <w:numFmt w:val="bullet"/>
      <w:lvlText w:val="•"/>
      <w:lvlJc w:val="left"/>
      <w:pPr>
        <w:ind w:left="24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1775303"/>
    <w:multiLevelType w:val="hybridMultilevel"/>
    <w:tmpl w:val="D98C4AD8"/>
    <w:styleLink w:val="ImportedStyle9"/>
    <w:lvl w:ilvl="0" w:tplc="A1C202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CBAE4A8">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909AD23C">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E76A5A5C">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10ECB1B4">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DB062740">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21120A52">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66F0927A">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D9588C5C">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7213E22"/>
    <w:multiLevelType w:val="hybridMultilevel"/>
    <w:tmpl w:val="B61A8778"/>
    <w:styleLink w:val="ImportedStyle2"/>
    <w:lvl w:ilvl="0" w:tplc="9D72CFF4">
      <w:start w:val="1"/>
      <w:numFmt w:val="bullet"/>
      <w:lvlText w:val="·"/>
      <w:lvlJc w:val="left"/>
      <w:pPr>
        <w:ind w:left="84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tplc="454E5280">
      <w:start w:val="1"/>
      <w:numFmt w:val="bullet"/>
      <w:lvlText w:val="o"/>
      <w:lvlJc w:val="left"/>
      <w:pPr>
        <w:ind w:left="156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2" w:tplc="4A6C706C">
      <w:start w:val="1"/>
      <w:numFmt w:val="bullet"/>
      <w:lvlText w:val="▪"/>
      <w:lvlJc w:val="left"/>
      <w:pPr>
        <w:ind w:left="22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3" w:tplc="52446906">
      <w:start w:val="1"/>
      <w:numFmt w:val="bullet"/>
      <w:lvlText w:val="·"/>
      <w:lvlJc w:val="left"/>
      <w:pPr>
        <w:ind w:left="300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4" w:tplc="62B40A9A">
      <w:start w:val="1"/>
      <w:numFmt w:val="bullet"/>
      <w:lvlText w:val="o"/>
      <w:lvlJc w:val="left"/>
      <w:pPr>
        <w:ind w:left="37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5" w:tplc="FC8C46CA">
      <w:start w:val="1"/>
      <w:numFmt w:val="bullet"/>
      <w:lvlText w:val="▪"/>
      <w:lvlJc w:val="left"/>
      <w:pPr>
        <w:ind w:left="44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6" w:tplc="298EA8AE">
      <w:start w:val="1"/>
      <w:numFmt w:val="bullet"/>
      <w:lvlText w:val="·"/>
      <w:lvlJc w:val="left"/>
      <w:pPr>
        <w:ind w:left="516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7" w:tplc="BCC424B4">
      <w:start w:val="1"/>
      <w:numFmt w:val="bullet"/>
      <w:lvlText w:val="o"/>
      <w:lvlJc w:val="left"/>
      <w:pPr>
        <w:ind w:left="58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8" w:tplc="7D92BB30">
      <w:start w:val="1"/>
      <w:numFmt w:val="bullet"/>
      <w:lvlText w:val="▪"/>
      <w:lvlJc w:val="left"/>
      <w:pPr>
        <w:ind w:left="660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abstractNum>
  <w:abstractNum w:abstractNumId="9" w15:restartNumberingAfterBreak="0">
    <w:nsid w:val="39DD21B2"/>
    <w:multiLevelType w:val="hybridMultilevel"/>
    <w:tmpl w:val="D98C4AD8"/>
    <w:numStyleLink w:val="ImportedStyle9"/>
  </w:abstractNum>
  <w:abstractNum w:abstractNumId="10" w15:restartNumberingAfterBreak="0">
    <w:nsid w:val="3AC71508"/>
    <w:multiLevelType w:val="hybridMultilevel"/>
    <w:tmpl w:val="34B8C0FE"/>
    <w:numStyleLink w:val="ImportedStyle6"/>
  </w:abstractNum>
  <w:abstractNum w:abstractNumId="11" w15:restartNumberingAfterBreak="0">
    <w:nsid w:val="3BCF3608"/>
    <w:multiLevelType w:val="multilevel"/>
    <w:tmpl w:val="014E8694"/>
    <w:styleLink w:val="ImportedStyle1"/>
    <w:lvl w:ilvl="0">
      <w:start w:val="1"/>
      <w:numFmt w:val="decimal"/>
      <w:lvlText w:val="%1."/>
      <w:lvlJc w:val="left"/>
      <w:pPr>
        <w:ind w:left="43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57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864" w:hanging="86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008" w:hanging="1008"/>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152" w:hanging="1152"/>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296" w:hanging="1296"/>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41BC7EFE"/>
    <w:multiLevelType w:val="hybridMultilevel"/>
    <w:tmpl w:val="AA7E4842"/>
    <w:numStyleLink w:val="ImportedStyle10"/>
  </w:abstractNum>
  <w:abstractNum w:abstractNumId="13" w15:restartNumberingAfterBreak="0">
    <w:nsid w:val="4C274551"/>
    <w:multiLevelType w:val="multilevel"/>
    <w:tmpl w:val="014E8694"/>
    <w:numStyleLink w:val="ImportedStyle1"/>
  </w:abstractNum>
  <w:abstractNum w:abstractNumId="14" w15:restartNumberingAfterBreak="0">
    <w:nsid w:val="4E9436A8"/>
    <w:multiLevelType w:val="hybridMultilevel"/>
    <w:tmpl w:val="1D4A15E8"/>
    <w:styleLink w:val="ImportedStyle11"/>
    <w:lvl w:ilvl="0" w:tplc="D0469FE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0BC162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73AA57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650540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F7E7B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A7806F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64C57E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710E50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7A19F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4FFA66A0"/>
    <w:multiLevelType w:val="hybridMultilevel"/>
    <w:tmpl w:val="B61A8778"/>
    <w:numStyleLink w:val="ImportedStyle2"/>
  </w:abstractNum>
  <w:abstractNum w:abstractNumId="16" w15:restartNumberingAfterBreak="0">
    <w:nsid w:val="556124EA"/>
    <w:multiLevelType w:val="hybridMultilevel"/>
    <w:tmpl w:val="A914D674"/>
    <w:styleLink w:val="Bullet"/>
    <w:lvl w:ilvl="0" w:tplc="B5923ED0">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27984690">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8432D4C6">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390A911A">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5D4527A">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9614186C">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5C545ADC">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1AE2D302">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A570420A">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7" w15:restartNumberingAfterBreak="0">
    <w:nsid w:val="5C9F0115"/>
    <w:multiLevelType w:val="hybridMultilevel"/>
    <w:tmpl w:val="748EC80C"/>
    <w:lvl w:ilvl="0" w:tplc="FFDAFF02">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0C1566">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D588932">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9A8550C">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D7635DE">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B70150E">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7C27CB8">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3A24B26">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94682E6">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66AC341F"/>
    <w:multiLevelType w:val="hybridMultilevel"/>
    <w:tmpl w:val="1D4A15E8"/>
    <w:numStyleLink w:val="ImportedStyle11"/>
  </w:abstractNum>
  <w:abstractNum w:abstractNumId="19" w15:restartNumberingAfterBreak="0">
    <w:nsid w:val="774F67C4"/>
    <w:multiLevelType w:val="hybridMultilevel"/>
    <w:tmpl w:val="34B8C0FE"/>
    <w:styleLink w:val="ImportedStyle6"/>
    <w:lvl w:ilvl="0" w:tplc="40568200">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CA0FC84">
      <w:start w:val="1"/>
      <w:numFmt w:val="bullet"/>
      <w:lvlText w:val="o"/>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EBAD34A">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330914A">
      <w:start w:val="1"/>
      <w:numFmt w:val="bullet"/>
      <w:lvlText w:val="·"/>
      <w:lvlJc w:val="left"/>
      <w:pPr>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BF4E66C">
      <w:start w:val="1"/>
      <w:numFmt w:val="bullet"/>
      <w:lvlText w:val="o"/>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05836AA">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8DE6196">
      <w:start w:val="1"/>
      <w:numFmt w:val="bullet"/>
      <w:lvlText w:val="·"/>
      <w:lvlJc w:val="left"/>
      <w:pPr>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C66FB06">
      <w:start w:val="1"/>
      <w:numFmt w:val="bullet"/>
      <w:lvlText w:val="o"/>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E987026">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488523204">
    <w:abstractNumId w:val="5"/>
  </w:num>
  <w:num w:numId="2" w16cid:durableId="1283224864">
    <w:abstractNumId w:val="5"/>
    <w:lvlOverride w:ilvl="0">
      <w:startOverride w:val="2"/>
    </w:lvlOverride>
  </w:num>
  <w:num w:numId="3" w16cid:durableId="1571227875">
    <w:abstractNumId w:val="5"/>
    <w:lvlOverride w:ilvl="0">
      <w:startOverride w:val="3"/>
    </w:lvlOverride>
  </w:num>
  <w:num w:numId="4" w16cid:durableId="2021658545">
    <w:abstractNumId w:val="5"/>
    <w:lvlOverride w:ilvl="1">
      <w:startOverride w:val="2"/>
    </w:lvlOverride>
  </w:num>
  <w:num w:numId="5" w16cid:durableId="1594628814">
    <w:abstractNumId w:val="5"/>
    <w:lvlOverride w:ilvl="0">
      <w:startOverride w:val="4"/>
    </w:lvlOverride>
  </w:num>
  <w:num w:numId="6" w16cid:durableId="1276401832">
    <w:abstractNumId w:val="5"/>
    <w:lvlOverride w:ilvl="0">
      <w:startOverride w:val="5"/>
    </w:lvlOverride>
  </w:num>
  <w:num w:numId="7" w16cid:durableId="615988643">
    <w:abstractNumId w:val="5"/>
    <w:lvlOverride w:ilvl="0">
      <w:startOverride w:val="6"/>
    </w:lvlOverride>
  </w:num>
  <w:num w:numId="8" w16cid:durableId="752705718">
    <w:abstractNumId w:val="5"/>
    <w:lvlOverride w:ilvl="0">
      <w:startOverride w:val="7"/>
    </w:lvlOverride>
  </w:num>
  <w:num w:numId="9" w16cid:durableId="360977882">
    <w:abstractNumId w:val="5"/>
    <w:lvlOverride w:ilvl="0">
      <w:startOverride w:val="8"/>
    </w:lvlOverride>
  </w:num>
  <w:num w:numId="10" w16cid:durableId="1080249648">
    <w:abstractNumId w:val="5"/>
    <w:lvlOverride w:ilvl="0">
      <w:startOverride w:val="9"/>
    </w:lvlOverride>
  </w:num>
  <w:num w:numId="11" w16cid:durableId="1884630018">
    <w:abstractNumId w:val="5"/>
    <w:lvlOverride w:ilvl="0">
      <w:startOverride w:val="10"/>
    </w:lvlOverride>
  </w:num>
  <w:num w:numId="12" w16cid:durableId="828717869">
    <w:abstractNumId w:val="11"/>
  </w:num>
  <w:num w:numId="13" w16cid:durableId="1277565249">
    <w:abstractNumId w:val="13"/>
  </w:num>
  <w:num w:numId="14" w16cid:durableId="1342396082">
    <w:abstractNumId w:val="8"/>
  </w:num>
  <w:num w:numId="15" w16cid:durableId="891116086">
    <w:abstractNumId w:val="15"/>
  </w:num>
  <w:num w:numId="16" w16cid:durableId="1009215583">
    <w:abstractNumId w:val="13"/>
    <w:lvlOverride w:ilvl="0">
      <w:startOverride w:val="2"/>
    </w:lvlOverride>
  </w:num>
  <w:num w:numId="17" w16cid:durableId="1553807480">
    <w:abstractNumId w:val="13"/>
    <w:lvlOverride w:ilvl="0">
      <w:startOverride w:val="3"/>
    </w:lvlOverride>
  </w:num>
  <w:num w:numId="18" w16cid:durableId="1967588429">
    <w:abstractNumId w:val="1"/>
  </w:num>
  <w:num w:numId="19" w16cid:durableId="1962959093">
    <w:abstractNumId w:val="4"/>
  </w:num>
  <w:num w:numId="20" w16cid:durableId="1827285917">
    <w:abstractNumId w:val="17"/>
  </w:num>
  <w:num w:numId="21" w16cid:durableId="1285192424">
    <w:abstractNumId w:val="16"/>
  </w:num>
  <w:num w:numId="22" w16cid:durableId="28191957">
    <w:abstractNumId w:val="2"/>
  </w:num>
  <w:num w:numId="23" w16cid:durableId="1445349396">
    <w:abstractNumId w:val="13"/>
    <w:lvlOverride w:ilvl="1">
      <w:startOverride w:val="2"/>
    </w:lvlOverride>
  </w:num>
  <w:num w:numId="24" w16cid:durableId="548229586">
    <w:abstractNumId w:val="2"/>
    <w:lvlOverride w:ilvl="0">
      <w:lvl w:ilvl="0" w:tplc="79DA43A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670ADEE">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061809A8">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B950A4D8">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91F85A68">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ABC4F320">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ACC48EA8">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49861964">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87E038E8">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5" w16cid:durableId="1672563341">
    <w:abstractNumId w:val="13"/>
    <w:lvlOverride w:ilvl="0">
      <w:startOverride w:val="4"/>
    </w:lvlOverride>
  </w:num>
  <w:num w:numId="26" w16cid:durableId="1795522357">
    <w:abstractNumId w:val="3"/>
  </w:num>
  <w:num w:numId="27" w16cid:durableId="1161850826">
    <w:abstractNumId w:val="12"/>
  </w:num>
  <w:num w:numId="28" w16cid:durableId="1066148459">
    <w:abstractNumId w:val="19"/>
  </w:num>
  <w:num w:numId="29" w16cid:durableId="67924604">
    <w:abstractNumId w:val="10"/>
  </w:num>
  <w:num w:numId="30" w16cid:durableId="674576649">
    <w:abstractNumId w:val="13"/>
    <w:lvlOverride w:ilvl="0">
      <w:startOverride w:val="5"/>
    </w:lvlOverride>
  </w:num>
  <w:num w:numId="31" w16cid:durableId="862942068">
    <w:abstractNumId w:val="13"/>
    <w:lvlOverride w:ilvl="0">
      <w:startOverride w:val="6"/>
    </w:lvlOverride>
  </w:num>
  <w:num w:numId="32" w16cid:durableId="1025210744">
    <w:abstractNumId w:val="6"/>
  </w:num>
  <w:num w:numId="33" w16cid:durableId="1047219288">
    <w:abstractNumId w:val="0"/>
  </w:num>
  <w:num w:numId="34" w16cid:durableId="187062277">
    <w:abstractNumId w:val="0"/>
    <w:lvlOverride w:ilvl="0">
      <w:lvl w:ilvl="0" w:tplc="00E25EDE">
        <w:start w:val="1"/>
        <w:numFmt w:val="bullet"/>
        <w:lvlText w:val="•"/>
        <w:lvlJc w:val="left"/>
        <w:pPr>
          <w:ind w:left="67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2428F78">
        <w:start w:val="1"/>
        <w:numFmt w:val="bullet"/>
        <w:lvlText w:val="•"/>
        <w:lvlJc w:val="left"/>
        <w:pPr>
          <w:ind w:left="8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B64705A">
        <w:start w:val="1"/>
        <w:numFmt w:val="bullet"/>
        <w:lvlText w:val="•"/>
        <w:lvlJc w:val="left"/>
        <w:pPr>
          <w:ind w:left="111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1E8D56C">
        <w:start w:val="1"/>
        <w:numFmt w:val="bullet"/>
        <w:lvlText w:val="•"/>
        <w:lvlJc w:val="left"/>
        <w:pPr>
          <w:ind w:left="133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2C02D7D4">
        <w:start w:val="1"/>
        <w:numFmt w:val="bullet"/>
        <w:lvlText w:val="•"/>
        <w:lvlJc w:val="left"/>
        <w:pPr>
          <w:ind w:left="155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CF4B902">
        <w:start w:val="1"/>
        <w:numFmt w:val="bullet"/>
        <w:lvlText w:val="•"/>
        <w:lvlJc w:val="left"/>
        <w:pPr>
          <w:ind w:left="177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AA003F8">
        <w:start w:val="1"/>
        <w:numFmt w:val="bullet"/>
        <w:lvlText w:val="•"/>
        <w:lvlJc w:val="left"/>
        <w:pPr>
          <w:ind w:left="19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F1EEF1A">
        <w:start w:val="1"/>
        <w:numFmt w:val="bullet"/>
        <w:lvlText w:val="•"/>
        <w:lvlJc w:val="left"/>
        <w:pPr>
          <w:ind w:left="221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928FAF2">
        <w:start w:val="1"/>
        <w:numFmt w:val="bullet"/>
        <w:lvlText w:val="•"/>
        <w:lvlJc w:val="left"/>
        <w:pPr>
          <w:ind w:left="243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5" w16cid:durableId="80227067">
    <w:abstractNumId w:val="13"/>
    <w:lvlOverride w:ilvl="0">
      <w:startOverride w:val="7"/>
    </w:lvlOverride>
  </w:num>
  <w:num w:numId="36" w16cid:durableId="566493893">
    <w:abstractNumId w:val="7"/>
  </w:num>
  <w:num w:numId="37" w16cid:durableId="1396512123">
    <w:abstractNumId w:val="9"/>
  </w:num>
  <w:num w:numId="38" w16cid:durableId="641232530">
    <w:abstractNumId w:val="9"/>
    <w:lvlOverride w:ilvl="0">
      <w:lvl w:ilvl="0" w:tplc="D6C85D3E">
        <w:start w:val="1"/>
        <w:numFmt w:val="bullet"/>
        <w:lvlText w:val="·"/>
        <w:lvlJc w:val="left"/>
        <w:pPr>
          <w:ind w:left="78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1">
      <w:lvl w:ilvl="1" w:tplc="7CB48E9C">
        <w:start w:val="1"/>
        <w:numFmt w:val="bullet"/>
        <w:lvlText w:val="o"/>
        <w:lvlJc w:val="left"/>
        <w:pPr>
          <w:ind w:left="150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2">
      <w:lvl w:ilvl="2" w:tplc="87BA8684">
        <w:start w:val="1"/>
        <w:numFmt w:val="bullet"/>
        <w:lvlText w:val="▪"/>
        <w:lvlJc w:val="left"/>
        <w:pPr>
          <w:ind w:left="22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3">
      <w:lvl w:ilvl="3" w:tplc="FB6604B0">
        <w:start w:val="1"/>
        <w:numFmt w:val="bullet"/>
        <w:lvlText w:val="·"/>
        <w:lvlJc w:val="left"/>
        <w:pPr>
          <w:ind w:left="294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4">
      <w:lvl w:ilvl="4" w:tplc="53846EC2">
        <w:start w:val="1"/>
        <w:numFmt w:val="bullet"/>
        <w:lvlText w:val="o"/>
        <w:lvlJc w:val="left"/>
        <w:pPr>
          <w:ind w:left="366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5">
      <w:lvl w:ilvl="5" w:tplc="9C144F6A">
        <w:start w:val="1"/>
        <w:numFmt w:val="bullet"/>
        <w:lvlText w:val="▪"/>
        <w:lvlJc w:val="left"/>
        <w:pPr>
          <w:ind w:left="43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6">
      <w:lvl w:ilvl="6" w:tplc="1C30A15C">
        <w:start w:val="1"/>
        <w:numFmt w:val="bullet"/>
        <w:lvlText w:val="·"/>
        <w:lvlJc w:val="left"/>
        <w:pPr>
          <w:ind w:left="510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7">
      <w:lvl w:ilvl="7" w:tplc="B6EAD938">
        <w:start w:val="1"/>
        <w:numFmt w:val="bullet"/>
        <w:lvlText w:val="o"/>
        <w:lvlJc w:val="left"/>
        <w:pPr>
          <w:ind w:left="58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8">
      <w:lvl w:ilvl="8" w:tplc="BEFC65C4">
        <w:start w:val="1"/>
        <w:numFmt w:val="bullet"/>
        <w:lvlText w:val="▪"/>
        <w:lvlJc w:val="left"/>
        <w:pPr>
          <w:ind w:left="65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num>
  <w:num w:numId="39" w16cid:durableId="1648320269">
    <w:abstractNumId w:val="13"/>
    <w:lvlOverride w:ilvl="0">
      <w:startOverride w:val="8"/>
    </w:lvlOverride>
  </w:num>
  <w:num w:numId="40" w16cid:durableId="956526804">
    <w:abstractNumId w:val="12"/>
    <w:lvlOverride w:ilvl="0">
      <w:lvl w:ilvl="0" w:tplc="F2263D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6DE386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C56411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A1483D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7F83E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77CAE6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DCCE6A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63CD2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5466D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1" w16cid:durableId="37164402">
    <w:abstractNumId w:val="12"/>
    <w:lvlOverride w:ilvl="0">
      <w:lvl w:ilvl="0" w:tplc="F2263DFE">
        <w:start w:val="1"/>
        <w:numFmt w:val="bullet"/>
        <w:lvlText w:val="·"/>
        <w:lvlJc w:val="left"/>
        <w:pPr>
          <w:ind w:left="78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1">
      <w:lvl w:ilvl="1" w:tplc="96DE3862">
        <w:start w:val="1"/>
        <w:numFmt w:val="bullet"/>
        <w:lvlText w:val="o"/>
        <w:lvlJc w:val="left"/>
        <w:pPr>
          <w:ind w:left="150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2">
      <w:lvl w:ilvl="2" w:tplc="8C564112">
        <w:start w:val="1"/>
        <w:numFmt w:val="bullet"/>
        <w:lvlText w:val="▪"/>
        <w:lvlJc w:val="left"/>
        <w:pPr>
          <w:ind w:left="22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3">
      <w:lvl w:ilvl="3" w:tplc="9A1483D8">
        <w:start w:val="1"/>
        <w:numFmt w:val="bullet"/>
        <w:lvlText w:val="·"/>
        <w:lvlJc w:val="left"/>
        <w:pPr>
          <w:ind w:left="294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4">
      <w:lvl w:ilvl="4" w:tplc="57F83EE6">
        <w:start w:val="1"/>
        <w:numFmt w:val="bullet"/>
        <w:lvlText w:val="o"/>
        <w:lvlJc w:val="left"/>
        <w:pPr>
          <w:ind w:left="366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5">
      <w:lvl w:ilvl="5" w:tplc="477CAE6A">
        <w:start w:val="1"/>
        <w:numFmt w:val="bullet"/>
        <w:lvlText w:val="▪"/>
        <w:lvlJc w:val="left"/>
        <w:pPr>
          <w:ind w:left="43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6">
      <w:lvl w:ilvl="6" w:tplc="ADCCE6A4">
        <w:start w:val="1"/>
        <w:numFmt w:val="bullet"/>
        <w:lvlText w:val="·"/>
        <w:lvlJc w:val="left"/>
        <w:pPr>
          <w:ind w:left="510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7">
      <w:lvl w:ilvl="7" w:tplc="A63CD278">
        <w:start w:val="1"/>
        <w:numFmt w:val="bullet"/>
        <w:lvlText w:val="o"/>
        <w:lvlJc w:val="left"/>
        <w:pPr>
          <w:ind w:left="58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8">
      <w:lvl w:ilvl="8" w:tplc="D5466D5E">
        <w:start w:val="1"/>
        <w:numFmt w:val="bullet"/>
        <w:lvlText w:val="▪"/>
        <w:lvlJc w:val="left"/>
        <w:pPr>
          <w:ind w:left="65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num>
  <w:num w:numId="42" w16cid:durableId="1661034672">
    <w:abstractNumId w:val="13"/>
    <w:lvlOverride w:ilvl="0">
      <w:startOverride w:val="9"/>
    </w:lvlOverride>
  </w:num>
  <w:num w:numId="43" w16cid:durableId="1238906493">
    <w:abstractNumId w:val="12"/>
    <w:lvlOverride w:ilvl="0">
      <w:lvl w:ilvl="0" w:tplc="F2263D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6DE386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C56411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A1483D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7F83E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77CAE6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DCCE6A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63CD2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5466D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4" w16cid:durableId="1534614237">
    <w:abstractNumId w:val="13"/>
    <w:lvlOverride w:ilvl="0">
      <w:startOverride w:val="10"/>
    </w:lvlOverride>
  </w:num>
  <w:num w:numId="45" w16cid:durableId="1407145618">
    <w:abstractNumId w:val="14"/>
  </w:num>
  <w:num w:numId="46" w16cid:durableId="18338359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D29"/>
    <w:rsid w:val="00066D29"/>
    <w:rsid w:val="003F2C74"/>
    <w:rsid w:val="003F542C"/>
    <w:rsid w:val="00537065"/>
    <w:rsid w:val="00903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DC97FF"/>
  <w15:docId w15:val="{7D095748-38BC-4042-AEE0-BDE859505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spacing w:before="240" w:after="60"/>
      <w:outlineLvl w:val="1"/>
    </w:pPr>
    <w:rPr>
      <w:rFonts w:ascii="Arial" w:eastAsia="Arial" w:hAnsi="Arial" w:cs="Arial"/>
      <w:b/>
      <w:bCs/>
      <w:color w:val="000000"/>
      <w:sz w:val="28"/>
      <w:szCs w:val="28"/>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2"/>
      <w:szCs w:val="22"/>
      <w:u w:color="000000"/>
      <w14:textOutline w14:w="0" w14:cap="flat" w14:cmpd="sng" w14:algn="ctr">
        <w14:noFill/>
        <w14:prstDash w14:val="solid"/>
        <w14:bevel/>
      </w14:textOutline>
    </w:rPr>
  </w:style>
  <w:style w:type="paragraph" w:styleId="Header">
    <w:name w:val="header"/>
    <w:pPr>
      <w:tabs>
        <w:tab w:val="center" w:pos="4320"/>
        <w:tab w:val="right" w:pos="8640"/>
      </w:tabs>
    </w:pPr>
    <w:rPr>
      <w:rFonts w:eastAsia="Times New Roman"/>
      <w:color w:val="000000"/>
      <w:sz w:val="22"/>
      <w:szCs w:val="22"/>
      <w:u w:color="000000"/>
    </w:rPr>
  </w:style>
  <w:style w:type="paragraph" w:styleId="Footer">
    <w:name w:val="footer"/>
    <w:pPr>
      <w:tabs>
        <w:tab w:val="center" w:pos="4320"/>
        <w:tab w:val="right" w:pos="8640"/>
      </w:tabs>
    </w:pPr>
    <w:rPr>
      <w:rFonts w:eastAsia="Times New Roman"/>
      <w:color w:val="000000"/>
      <w:sz w:val="22"/>
      <w:szCs w:val="22"/>
      <w:u w:color="000000"/>
    </w:rPr>
  </w:style>
  <w:style w:type="character" w:customStyle="1" w:styleId="Hyperlink0">
    <w:name w:val="Hyperlink.0"/>
    <w:basedOn w:val="Hyperlink"/>
    <w:rPr>
      <w:outline w:val="0"/>
      <w:color w:val="0000FF"/>
      <w:u w:val="single" w:color="0000FF"/>
    </w:rPr>
  </w:style>
  <w:style w:type="paragraph" w:styleId="TOC1">
    <w:name w:val="toc 1"/>
    <w:pPr>
      <w:tabs>
        <w:tab w:val="left" w:pos="440"/>
        <w:tab w:val="right" w:leader="dot" w:pos="9340"/>
      </w:tabs>
      <w:spacing w:before="120" w:after="120"/>
    </w:pPr>
    <w:rPr>
      <w:rFonts w:ascii="Calibri" w:eastAsia="Calibri" w:hAnsi="Calibri" w:cs="Calibri"/>
      <w:b/>
      <w:bCs/>
      <w:caps/>
      <w:color w:val="000000"/>
      <w:u w:color="000000"/>
    </w:rPr>
  </w:style>
  <w:style w:type="paragraph" w:customStyle="1" w:styleId="Heading">
    <w:name w:val="Heading"/>
    <w:next w:val="Body"/>
    <w:pPr>
      <w:keepNext/>
      <w:tabs>
        <w:tab w:val="left" w:pos="720"/>
      </w:tabs>
      <w:spacing w:before="240" w:after="60"/>
      <w:outlineLvl w:val="0"/>
    </w:pPr>
    <w:rPr>
      <w:rFonts w:ascii="Arial" w:eastAsia="Arial" w:hAnsi="Arial" w:cs="Arial"/>
      <w:b/>
      <w:bCs/>
      <w:caps/>
      <w:color w:val="000000"/>
      <w:kern w:val="28"/>
      <w:sz w:val="28"/>
      <w:szCs w:val="28"/>
      <w:u w:color="000000"/>
      <w14:textOutline w14:w="0" w14:cap="flat" w14:cmpd="sng" w14:algn="ctr">
        <w14:noFill/>
        <w14:prstDash w14:val="solid"/>
        <w14:bevel/>
      </w14:textOutline>
    </w:rPr>
  </w:style>
  <w:style w:type="paragraph" w:styleId="TOC2">
    <w:name w:val="toc 2"/>
    <w:pPr>
      <w:tabs>
        <w:tab w:val="left" w:pos="880"/>
        <w:tab w:val="right" w:leader="dot" w:pos="9340"/>
      </w:tabs>
      <w:ind w:left="220"/>
    </w:pPr>
    <w:rPr>
      <w:rFonts w:ascii="Calibri" w:eastAsia="Calibri" w:hAnsi="Calibri" w:cs="Calibri"/>
      <w:smallCaps/>
      <w:color w:val="000000"/>
      <w:u w:color="000000"/>
    </w:rPr>
  </w:style>
  <w:style w:type="paragraph" w:styleId="ListParagraph">
    <w:name w:val="List Paragraph"/>
    <w:pPr>
      <w:ind w:left="720"/>
    </w:pPr>
    <w:rPr>
      <w:rFonts w:eastAsia="Times New Roman"/>
      <w:color w:val="000000"/>
      <w:sz w:val="22"/>
      <w:szCs w:val="22"/>
      <w:u w:color="000000"/>
    </w:rPr>
  </w:style>
  <w:style w:type="numbering" w:customStyle="1" w:styleId="ImportedStyle1">
    <w:name w:val="Imported Style 1"/>
    <w:pPr>
      <w:numPr>
        <w:numId w:val="12"/>
      </w:numPr>
    </w:pPr>
  </w:style>
  <w:style w:type="numbering" w:customStyle="1" w:styleId="ImportedStyle2">
    <w:name w:val="Imported Style 2"/>
    <w:pPr>
      <w:numPr>
        <w:numId w:val="14"/>
      </w:numPr>
    </w:pPr>
  </w:style>
  <w:style w:type="numbering" w:customStyle="1" w:styleId="ImportedStyle3">
    <w:name w:val="Imported Style 3"/>
    <w:pPr>
      <w:numPr>
        <w:numId w:val="18"/>
      </w:numPr>
    </w:p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Bullet">
    <w:name w:val="Bullet"/>
    <w:pPr>
      <w:numPr>
        <w:numId w:val="21"/>
      </w:numPr>
    </w:pPr>
  </w:style>
  <w:style w:type="numbering" w:customStyle="1" w:styleId="ImportedStyle10">
    <w:name w:val="Imported Style 10"/>
    <w:pPr>
      <w:numPr>
        <w:numId w:val="26"/>
      </w:numPr>
    </w:pPr>
  </w:style>
  <w:style w:type="numbering" w:customStyle="1" w:styleId="ImportedStyle6">
    <w:name w:val="Imported Style 6"/>
    <w:pPr>
      <w:numPr>
        <w:numId w:val="28"/>
      </w:numPr>
    </w:pPr>
  </w:style>
  <w:style w:type="numbering" w:customStyle="1" w:styleId="Bullets">
    <w:name w:val="Bullets"/>
    <w:pPr>
      <w:numPr>
        <w:numId w:val="32"/>
      </w:numPr>
    </w:pPr>
  </w:style>
  <w:style w:type="numbering" w:customStyle="1" w:styleId="ImportedStyle9">
    <w:name w:val="Imported Style 9"/>
    <w:pPr>
      <w:numPr>
        <w:numId w:val="36"/>
      </w:numPr>
    </w:pPr>
  </w:style>
  <w:style w:type="numbering" w:customStyle="1" w:styleId="ImportedStyle11">
    <w:name w:val="Imported Style 11"/>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dqc5618@psu.edu"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17" Type="http://schemas.openxmlformats.org/officeDocument/2006/relationships/comments" Target="comments.xml"/><Relationship Id="rId18" Type="http://schemas.microsoft.com/office/2011/relationships/commentsExtended" Target="commentsExtended.xml"/><Relationship Id="rId19" Type="http://schemas.microsoft.com/office/2016/09/relationships/commentsIds" Target="commentsIds.xml"/><Relationship Id="rId20"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1581</Words>
  <Characters>10106</Characters>
  <Application>Microsoft Office Word</Application>
  <DocSecurity>4</DocSecurity>
  <Lines>446</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Rosh Sreedharan</cp:lastModifiedBy>
  <cp:revision>2</cp:revision>
  <dcterms:created xsi:type="dcterms:W3CDTF">2026-05-01T18:00:00Z</dcterms:created>
  <dcterms:modified xsi:type="dcterms:W3CDTF">2026-05-01T18:00:00Z</dcterms:modified>
</cp:coreProperties>
</file>